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2D07" w14:textId="55F281CC" w:rsidR="00741E73" w:rsidRDefault="00741E73" w:rsidP="00E45F3D">
      <w:pPr>
        <w:pStyle w:val="Heading1"/>
      </w:pPr>
      <w:bookmarkStart w:id="0" w:name="_Toc517560684"/>
      <w:r>
        <w:t>API Contracts</w:t>
      </w:r>
      <w:bookmarkEnd w:id="0"/>
    </w:p>
    <w:p w14:paraId="3F667A67" w14:textId="245D840D"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An </w:t>
      </w:r>
      <w:r w:rsidR="00170D24">
        <w:rPr>
          <w:rFonts w:asciiTheme="majorHAnsi" w:hAnsiTheme="majorHAnsi" w:cstheme="majorHAnsi"/>
          <w:color w:val="000000"/>
          <w:sz w:val="18"/>
          <w:szCs w:val="16"/>
        </w:rPr>
        <w:t>API Contract</w:t>
      </w:r>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 xml:space="preserve">are to be consumed.  </w:t>
      </w:r>
      <w:r w:rsidR="009A6275">
        <w:rPr>
          <w:rFonts w:asciiTheme="majorHAnsi" w:hAnsiTheme="majorHAnsi" w:cstheme="majorHAnsi"/>
          <w:color w:val="000000"/>
          <w:sz w:val="18"/>
          <w:szCs w:val="16"/>
        </w:rPr>
        <w:t xml:space="preserve">In the first stages of API development, as instructed in previous Section 2.1, Development Lifecycle, an </w:t>
      </w:r>
      <w:r w:rsidR="00170D24">
        <w:rPr>
          <w:rFonts w:asciiTheme="majorHAnsi" w:hAnsiTheme="majorHAnsi" w:cstheme="majorHAnsi"/>
          <w:color w:val="000000"/>
          <w:sz w:val="18"/>
          <w:szCs w:val="16"/>
        </w:rPr>
        <w:t>API Contract</w:t>
      </w:r>
      <w:r w:rsidR="009A6275">
        <w:rPr>
          <w:rFonts w:asciiTheme="majorHAnsi" w:hAnsiTheme="majorHAnsi" w:cstheme="majorHAnsi"/>
          <w:color w:val="000000"/>
          <w:sz w:val="18"/>
          <w:szCs w:val="16"/>
        </w:rPr>
        <w:t xml:space="preserve"> is to be </w:t>
      </w:r>
      <w:r w:rsidR="004B14A8">
        <w:rPr>
          <w:rFonts w:asciiTheme="majorHAnsi" w:hAnsiTheme="majorHAnsi" w:cstheme="majorHAnsi"/>
          <w:color w:val="000000"/>
          <w:sz w:val="18"/>
          <w:szCs w:val="16"/>
        </w:rPr>
        <w:t>developed</w:t>
      </w:r>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 xml:space="preserve">such an </w:t>
      </w:r>
      <w:r w:rsidR="00170D24">
        <w:rPr>
          <w:rFonts w:asciiTheme="majorHAnsi" w:hAnsiTheme="majorHAnsi" w:cstheme="majorHAnsi"/>
          <w:color w:val="000000"/>
          <w:sz w:val="18"/>
          <w:szCs w:val="16"/>
        </w:rPr>
        <w:t>API Contract</w:t>
      </w:r>
      <w:r w:rsidR="00596E5D">
        <w:rPr>
          <w:rFonts w:asciiTheme="majorHAnsi" w:hAnsiTheme="majorHAnsi" w:cstheme="majorHAnsi"/>
          <w:color w:val="000000"/>
          <w:sz w:val="18"/>
          <w:szCs w:val="16"/>
        </w:rPr>
        <w:t xml:space="preserve">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w:t>
      </w:r>
      <w:r w:rsidR="004B14A8">
        <w:rPr>
          <w:rFonts w:asciiTheme="majorHAnsi" w:hAnsiTheme="majorHAnsi" w:cstheme="majorHAnsi"/>
          <w:color w:val="000000"/>
          <w:sz w:val="18"/>
          <w:szCs w:val="16"/>
        </w:rPr>
        <w:t xml:space="preserve">both human and machine </w:t>
      </w:r>
      <w:r w:rsidRPr="004C01CE">
        <w:rPr>
          <w:rFonts w:asciiTheme="majorHAnsi" w:hAnsiTheme="majorHAnsi" w:cstheme="majorHAnsi"/>
          <w:color w:val="000000"/>
          <w:sz w:val="18"/>
          <w:szCs w:val="16"/>
        </w:rPr>
        <w:t xml:space="preserve">readable.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based on</w:t>
      </w:r>
      <w:r w:rsidR="004D657B">
        <w:rPr>
          <w:rFonts w:asciiTheme="majorHAnsi" w:hAnsiTheme="majorHAnsi" w:cstheme="majorHAnsi"/>
          <w:color w:val="000000"/>
          <w:sz w:val="18"/>
          <w:szCs w:val="16"/>
        </w:rPr>
        <w:t xml:space="preserve"> a widely agreed-upon format</w:t>
      </w:r>
      <w:r w:rsidR="004B14A8">
        <w:rPr>
          <w:rFonts w:asciiTheme="majorHAnsi" w:hAnsiTheme="majorHAnsi" w:cstheme="majorHAnsi"/>
          <w:color w:val="000000"/>
          <w:sz w:val="18"/>
          <w:szCs w:val="16"/>
        </w:rPr>
        <w:t>,</w:t>
      </w:r>
      <w:r w:rsidR="004D657B">
        <w:rPr>
          <w:rFonts w:asciiTheme="majorHAnsi" w:hAnsiTheme="majorHAnsi" w:cstheme="majorHAnsi"/>
          <w:color w:val="000000"/>
          <w:sz w:val="18"/>
          <w:szCs w:val="16"/>
        </w:rPr>
        <w:t xml:space="preserve"> such as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4D657B">
        <w:rPr>
          <w:rFonts w:asciiTheme="majorHAnsi" w:hAnsiTheme="majorHAnsi" w:cstheme="majorHAnsi"/>
          <w:color w:val="000000"/>
          <w:sz w:val="18"/>
          <w:szCs w:val="16"/>
        </w:rPr>
        <w:t xml:space="preserve"> (</w:t>
      </w:r>
      <w:r w:rsidR="004B14A8">
        <w:rPr>
          <w:rFonts w:asciiTheme="majorHAnsi" w:hAnsiTheme="majorHAnsi" w:cstheme="majorHAnsi"/>
          <w:color w:val="000000"/>
          <w:sz w:val="18"/>
          <w:szCs w:val="16"/>
        </w:rPr>
        <w:t xml:space="preserve">i.e. </w:t>
      </w:r>
      <w:r w:rsidR="004D657B">
        <w:rPr>
          <w:rFonts w:asciiTheme="majorHAnsi" w:hAnsiTheme="majorHAnsi" w:cstheme="majorHAnsi"/>
          <w:color w:val="000000"/>
          <w:sz w:val="18"/>
          <w:szCs w:val="16"/>
        </w:rPr>
        <w:t>Swagger)</w:t>
      </w:r>
      <w:r w:rsidR="00C80837">
        <w:rPr>
          <w:rFonts w:asciiTheme="majorHAnsi" w:hAnsiTheme="majorHAnsi" w:cstheme="majorHAnsi"/>
          <w:color w:val="000000"/>
          <w:sz w:val="18"/>
          <w:szCs w:val="16"/>
        </w:rPr>
        <w:t xml:space="preserve">, WSDL (in </w:t>
      </w:r>
      <w:r w:rsidR="004B14A8">
        <w:rPr>
          <w:rFonts w:asciiTheme="majorHAnsi" w:hAnsiTheme="majorHAnsi" w:cstheme="majorHAnsi"/>
          <w:color w:val="000000"/>
          <w:sz w:val="18"/>
          <w:szCs w:val="16"/>
        </w:rPr>
        <w:t>the</w:t>
      </w:r>
      <w:r w:rsidR="00C80837">
        <w:rPr>
          <w:rFonts w:asciiTheme="majorHAnsi" w:hAnsiTheme="majorHAnsi" w:cstheme="majorHAnsi"/>
          <w:color w:val="000000"/>
          <w:sz w:val="18"/>
          <w:szCs w:val="16"/>
        </w:rPr>
        <w:t xml:space="preserve">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w:t>
      </w:r>
      <w:proofErr w:type="gramStart"/>
      <w:r w:rsidRPr="00432A1C">
        <w:rPr>
          <w:rFonts w:asciiTheme="majorHAnsi" w:hAnsiTheme="majorHAnsi" w:cstheme="majorHAnsi"/>
          <w:color w:val="000000"/>
          <w:sz w:val="18"/>
          <w:szCs w:val="16"/>
        </w:rPr>
        <w:t>a particular, versioned</w:t>
      </w:r>
      <w:proofErr w:type="gramEnd"/>
      <w:r w:rsidRPr="00432A1C">
        <w:rPr>
          <w:rFonts w:asciiTheme="majorHAnsi" w:hAnsiTheme="majorHAnsi" w:cstheme="majorHAnsi"/>
          <w:color w:val="000000"/>
          <w:sz w:val="18"/>
          <w:szCs w:val="16"/>
        </w:rPr>
        <w:t xml:space="preserve"> contract.</w:t>
      </w:r>
    </w:p>
    <w:p w14:paraId="0058B8EF" w14:textId="329FBD57"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Therefore, the following architecture aspects are critical when thinking about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design:</w:t>
      </w:r>
    </w:p>
    <w:p w14:paraId="6E12BB84" w14:textId="7C0944A2"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Create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early in your design </w:t>
      </w:r>
      <w:r w:rsidR="000E52A6">
        <w:rPr>
          <w:rFonts w:asciiTheme="majorHAnsi" w:hAnsiTheme="majorHAnsi" w:cstheme="majorHAnsi"/>
          <w:color w:val="000000"/>
          <w:sz w:val="18"/>
          <w:szCs w:val="16"/>
        </w:rPr>
        <w:t>of the microservice or an API service</w:t>
      </w:r>
    </w:p>
    <w:p w14:paraId="2BB61F45" w14:textId="0A9B05B3"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w:t>
      </w:r>
      <w:r w:rsidR="009B7225">
        <w:rPr>
          <w:rFonts w:asciiTheme="majorHAnsi" w:hAnsiTheme="majorHAnsi" w:cstheme="majorHAnsi"/>
          <w:color w:val="000000"/>
          <w:sz w:val="18"/>
          <w:szCs w:val="16"/>
        </w:rPr>
        <w:t xml:space="preserve">an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format and adherence to a </w:t>
      </w:r>
      <w:proofErr w:type="gramStart"/>
      <w:r>
        <w:rPr>
          <w:rFonts w:asciiTheme="majorHAnsi" w:hAnsiTheme="majorHAnsi" w:cstheme="majorHAnsi"/>
          <w:color w:val="000000"/>
          <w:sz w:val="18"/>
          <w:szCs w:val="16"/>
        </w:rPr>
        <w:t>particular well-established</w:t>
      </w:r>
      <w:proofErr w:type="gramEnd"/>
      <w:r>
        <w:rPr>
          <w:rFonts w:asciiTheme="majorHAnsi" w:hAnsiTheme="majorHAnsi" w:cstheme="majorHAnsi"/>
          <w:color w:val="000000"/>
          <w:sz w:val="18"/>
          <w:szCs w:val="16"/>
        </w:rPr>
        <w:t xml:space="preserve"> contract </w:t>
      </w:r>
      <w:r w:rsidR="00B73CB4">
        <w:rPr>
          <w:rFonts w:asciiTheme="majorHAnsi" w:hAnsiTheme="majorHAnsi" w:cstheme="majorHAnsi"/>
          <w:color w:val="000000"/>
          <w:sz w:val="18"/>
          <w:szCs w:val="16"/>
        </w:rPr>
        <w:t xml:space="preserve">standard, such as </w:t>
      </w:r>
      <w:proofErr w:type="spellStart"/>
      <w:r w:rsidR="00B73CB4">
        <w:rPr>
          <w:rFonts w:asciiTheme="majorHAnsi" w:hAnsiTheme="majorHAnsi" w:cstheme="majorHAnsi"/>
          <w:color w:val="000000"/>
          <w:sz w:val="18"/>
          <w:szCs w:val="16"/>
        </w:rPr>
        <w:t>OpenAPI</w:t>
      </w:r>
      <w:proofErr w:type="spellEnd"/>
      <w:r w:rsidR="00B73CB4">
        <w:rPr>
          <w:rFonts w:asciiTheme="majorHAnsi" w:hAnsiTheme="majorHAnsi" w:cstheme="majorHAnsi"/>
          <w:color w:val="000000"/>
          <w:sz w:val="18"/>
          <w:szCs w:val="16"/>
        </w:rPr>
        <w:t>, WSDL, or RAML</w:t>
      </w:r>
    </w:p>
    <w:p w14:paraId="7CAF4AAC" w14:textId="767BF98E"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w:t>
      </w:r>
      <w:r w:rsidR="009B7225">
        <w:rPr>
          <w:rFonts w:asciiTheme="majorHAnsi" w:hAnsiTheme="majorHAnsi" w:cstheme="majorHAnsi"/>
          <w:color w:val="000000"/>
          <w:sz w:val="18"/>
          <w:szCs w:val="16"/>
        </w:rPr>
        <w:t xml:space="preserve">each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w:t>
      </w:r>
      <w:r w:rsidR="0041663B">
        <w:rPr>
          <w:rFonts w:asciiTheme="majorHAnsi" w:hAnsiTheme="majorHAnsi" w:cstheme="majorHAnsi"/>
          <w:color w:val="000000"/>
          <w:sz w:val="18"/>
          <w:szCs w:val="16"/>
        </w:rPr>
        <w:t>and notify API/microservice consumer</w:t>
      </w:r>
      <w:r w:rsidR="009B7225">
        <w:rPr>
          <w:rFonts w:asciiTheme="majorHAnsi" w:hAnsiTheme="majorHAnsi" w:cstheme="majorHAnsi"/>
          <w:color w:val="000000"/>
          <w:sz w:val="18"/>
          <w:szCs w:val="16"/>
        </w:rPr>
        <w:t>s</w:t>
      </w:r>
      <w:r w:rsidR="0041663B">
        <w:rPr>
          <w:rFonts w:asciiTheme="majorHAnsi" w:hAnsiTheme="majorHAnsi" w:cstheme="majorHAnsi"/>
          <w:color w:val="000000"/>
          <w:sz w:val="18"/>
          <w:szCs w:val="16"/>
        </w:rPr>
        <w:t xml:space="preserve"> when </w:t>
      </w:r>
      <w:proofErr w:type="gramStart"/>
      <w:r w:rsidR="0041663B">
        <w:rPr>
          <w:rFonts w:asciiTheme="majorHAnsi" w:hAnsiTheme="majorHAnsi" w:cstheme="majorHAnsi"/>
          <w:color w:val="000000"/>
          <w:sz w:val="18"/>
          <w:szCs w:val="16"/>
        </w:rPr>
        <w:t>a new version</w:t>
      </w:r>
      <w:proofErr w:type="gramEnd"/>
      <w:r w:rsidR="0041663B">
        <w:rPr>
          <w:rFonts w:asciiTheme="majorHAnsi" w:hAnsiTheme="majorHAnsi" w:cstheme="majorHAnsi"/>
          <w:color w:val="000000"/>
          <w:sz w:val="18"/>
          <w:szCs w:val="16"/>
        </w:rPr>
        <w:t xml:space="preserve"> is released</w:t>
      </w:r>
    </w:p>
    <w:p w14:paraId="030D3864" w14:textId="2C643CDA"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Don’t </w:t>
      </w:r>
      <w:r w:rsidR="009B7225">
        <w:rPr>
          <w:rFonts w:asciiTheme="majorHAnsi" w:hAnsiTheme="majorHAnsi" w:cstheme="majorHAnsi"/>
          <w:color w:val="000000"/>
          <w:sz w:val="18"/>
          <w:szCs w:val="16"/>
        </w:rPr>
        <w:t>remove</w:t>
      </w:r>
      <w:r>
        <w:rPr>
          <w:rFonts w:asciiTheme="majorHAnsi" w:hAnsiTheme="majorHAnsi" w:cstheme="majorHAnsi"/>
          <w:color w:val="000000"/>
          <w:sz w:val="18"/>
          <w:szCs w:val="16"/>
        </w:rPr>
        <w:t xml:space="preserve"> an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version </w:t>
      </w:r>
      <w:r w:rsidR="009B7225">
        <w:rPr>
          <w:rFonts w:asciiTheme="majorHAnsi" w:hAnsiTheme="majorHAnsi" w:cstheme="majorHAnsi"/>
          <w:color w:val="000000"/>
          <w:sz w:val="18"/>
          <w:szCs w:val="16"/>
        </w:rPr>
        <w:t xml:space="preserve">without verifying </w:t>
      </w:r>
      <w:r>
        <w:rPr>
          <w:rFonts w:asciiTheme="majorHAnsi" w:hAnsiTheme="majorHAnsi" w:cstheme="majorHAnsi"/>
          <w:color w:val="000000"/>
          <w:sz w:val="18"/>
          <w:szCs w:val="16"/>
        </w:rPr>
        <w:t>that no service consumer relies on that contract version</w:t>
      </w:r>
    </w:p>
    <w:p w14:paraId="27FAC2ED" w14:textId="536A50D1" w:rsidR="00741E73" w:rsidRDefault="00AB0958" w:rsidP="00741E73">
      <w:pPr>
        <w:pStyle w:val="Heading2"/>
      </w:pPr>
      <w:bookmarkStart w:id="1" w:name="_Toc517560685"/>
      <w:r>
        <w:t>Design First Methodology</w:t>
      </w:r>
      <w:bookmarkEnd w:id="1"/>
    </w:p>
    <w:p w14:paraId="76D4A930" w14:textId="34F5DBF2"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Design First methodology instructs that we ought to create an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or service definition before starting our first line of development.  Creating such an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is a key part of the design phase</w:t>
      </w:r>
      <w:r w:rsidR="00100F4F">
        <w:rPr>
          <w:rFonts w:asciiTheme="majorHAnsi" w:hAnsiTheme="majorHAnsi" w:cstheme="majorHAnsi"/>
          <w:color w:val="000000"/>
          <w:sz w:val="18"/>
          <w:szCs w:val="16"/>
        </w:rPr>
        <w:t xml:space="preserve">, hence following this methodology, we are creating the </w:t>
      </w:r>
      <w:r w:rsidR="00170D24">
        <w:rPr>
          <w:rFonts w:asciiTheme="majorHAnsi" w:hAnsiTheme="majorHAnsi" w:cstheme="majorHAnsi"/>
          <w:color w:val="000000"/>
          <w:sz w:val="18"/>
          <w:szCs w:val="16"/>
        </w:rPr>
        <w:t>API Contract</w:t>
      </w:r>
      <w:r w:rsidR="00100F4F">
        <w:rPr>
          <w:rFonts w:asciiTheme="majorHAnsi" w:hAnsiTheme="majorHAnsi" w:cstheme="majorHAnsi"/>
          <w:color w:val="000000"/>
          <w:sz w:val="18"/>
          <w:szCs w:val="16"/>
        </w:rPr>
        <w:t>s first, publish</w:t>
      </w:r>
      <w:r w:rsidR="007A27D7">
        <w:rPr>
          <w:rFonts w:asciiTheme="majorHAnsi" w:hAnsiTheme="majorHAnsi" w:cstheme="majorHAnsi"/>
          <w:color w:val="000000"/>
          <w:sz w:val="18"/>
          <w:szCs w:val="16"/>
        </w:rPr>
        <w:t>ing</w:t>
      </w:r>
      <w:r w:rsidR="00100F4F">
        <w:rPr>
          <w:rFonts w:asciiTheme="majorHAnsi" w:hAnsiTheme="majorHAnsi" w:cstheme="majorHAnsi"/>
          <w:color w:val="000000"/>
          <w:sz w:val="18"/>
          <w:szCs w:val="16"/>
        </w:rPr>
        <w:t xml:space="preserve"> them to the API Developer Portal, mock</w:t>
      </w:r>
      <w:r w:rsidR="007A27D7">
        <w:rPr>
          <w:rFonts w:asciiTheme="majorHAnsi" w:hAnsiTheme="majorHAnsi" w:cstheme="majorHAnsi"/>
          <w:color w:val="000000"/>
          <w:sz w:val="18"/>
          <w:szCs w:val="16"/>
        </w:rPr>
        <w:t>ing</w:t>
      </w:r>
      <w:r w:rsidR="00100F4F">
        <w:rPr>
          <w:rFonts w:asciiTheme="majorHAnsi" w:hAnsiTheme="majorHAnsi" w:cstheme="majorHAnsi"/>
          <w:color w:val="000000"/>
          <w:sz w:val="18"/>
          <w:szCs w:val="16"/>
        </w:rPr>
        <w:t xml:space="preserve"> the APIs, and only then start full development of “live” API service operations.</w:t>
      </w:r>
    </w:p>
    <w:p w14:paraId="0616410C" w14:textId="7CC007BC"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first phase of API development lifecycle, the “Design” </w:t>
      </w:r>
      <w:r w:rsidR="00A43E91">
        <w:rPr>
          <w:rFonts w:asciiTheme="majorHAnsi" w:hAnsiTheme="majorHAnsi" w:cstheme="majorHAnsi"/>
          <w:color w:val="000000"/>
          <w:sz w:val="18"/>
          <w:szCs w:val="16"/>
        </w:rPr>
        <w:t>phase</w:t>
      </w:r>
      <w:r w:rsidR="00697645">
        <w:rPr>
          <w:rFonts w:asciiTheme="majorHAnsi" w:hAnsiTheme="majorHAnsi" w:cstheme="majorHAnsi"/>
          <w:color w:val="000000"/>
          <w:sz w:val="18"/>
          <w:szCs w:val="16"/>
        </w:rPr>
        <w:t xml:space="preserve">.  </w:t>
      </w:r>
      <w:r w:rsidR="00923C7A">
        <w:rPr>
          <w:rFonts w:asciiTheme="majorHAnsi" w:hAnsiTheme="majorHAnsi" w:cstheme="majorHAnsi"/>
          <w:color w:val="000000"/>
          <w:sz w:val="18"/>
          <w:szCs w:val="16"/>
        </w:rPr>
        <w:t xml:space="preserve">Design First methodology instructs the developer to design the API first by creating an </w:t>
      </w:r>
      <w:r w:rsidR="00170D24">
        <w:rPr>
          <w:rFonts w:asciiTheme="majorHAnsi" w:hAnsiTheme="majorHAnsi" w:cstheme="majorHAnsi"/>
          <w:color w:val="000000"/>
          <w:sz w:val="18"/>
          <w:szCs w:val="16"/>
        </w:rPr>
        <w:t>API Contract</w:t>
      </w:r>
      <w:r w:rsidR="00923C7A">
        <w:rPr>
          <w:rFonts w:asciiTheme="majorHAnsi" w:hAnsiTheme="majorHAnsi" w:cstheme="majorHAnsi"/>
          <w:color w:val="000000"/>
          <w:sz w:val="18"/>
          <w:szCs w:val="16"/>
        </w:rPr>
        <w:t xml:space="preserve">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w:t>
      </w:r>
      <w:r w:rsidR="00A43E91">
        <w:rPr>
          <w:rFonts w:asciiTheme="majorHAnsi" w:hAnsiTheme="majorHAnsi" w:cstheme="majorHAnsi"/>
          <w:color w:val="000000"/>
          <w:sz w:val="18"/>
          <w:szCs w:val="16"/>
        </w:rPr>
        <w:t>this one</w:t>
      </w:r>
      <w:r w:rsidR="00EC45D6">
        <w:rPr>
          <w:rFonts w:asciiTheme="majorHAnsi" w:hAnsiTheme="majorHAnsi" w:cstheme="majorHAnsi"/>
          <w:color w:val="000000"/>
          <w:sz w:val="18"/>
          <w:szCs w:val="16"/>
        </w:rPr>
        <w:t>.</w:t>
      </w:r>
    </w:p>
    <w:p w14:paraId="554F8F9B" w14:textId="77777777" w:rsidR="007069BB" w:rsidRDefault="003B6BAB" w:rsidP="00C70AE7">
      <w:r>
        <w:t>Example</w:t>
      </w:r>
    </w:p>
    <w:p w14:paraId="5E2E30A7" w14:textId="2C578A56" w:rsidR="006145A4" w:rsidRDefault="00EC45D6" w:rsidP="00C70AE7">
      <w:pPr>
        <w:rPr>
          <w:ins w:id="2" w:author="Paul Marshall" w:date="2018-09-06T14:10:00Z"/>
          <w:rFonts w:asciiTheme="majorHAnsi" w:hAnsiTheme="majorHAnsi" w:cstheme="majorHAnsi"/>
          <w:color w:val="000000"/>
          <w:sz w:val="18"/>
          <w:szCs w:val="16"/>
        </w:rPr>
      </w:pPr>
      <w:r>
        <w:rPr>
          <w:rFonts w:asciiTheme="majorHAnsi" w:hAnsiTheme="majorHAnsi" w:cstheme="majorHAnsi"/>
          <w:color w:val="000000"/>
          <w:sz w:val="18"/>
          <w:szCs w:val="16"/>
        </w:rPr>
        <w:t xml:space="preserve">As an example, </w:t>
      </w:r>
      <w:r w:rsidR="00A523DF">
        <w:rPr>
          <w:rFonts w:asciiTheme="majorHAnsi" w:hAnsiTheme="majorHAnsi" w:cstheme="majorHAnsi"/>
          <w:color w:val="000000"/>
          <w:sz w:val="18"/>
          <w:szCs w:val="16"/>
        </w:rPr>
        <w:t xml:space="preserve">a developer, </w:t>
      </w:r>
      <w:r w:rsidR="00A43E91">
        <w:rPr>
          <w:rFonts w:asciiTheme="majorHAnsi" w:hAnsiTheme="majorHAnsi" w:cstheme="majorHAnsi"/>
          <w:color w:val="000000"/>
          <w:sz w:val="18"/>
          <w:szCs w:val="16"/>
        </w:rPr>
        <w:t>is</w:t>
      </w:r>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retrieve a data object from the source system</w:t>
      </w:r>
      <w:r w:rsidR="00A43E91">
        <w:rPr>
          <w:rFonts w:asciiTheme="majorHAnsi" w:hAnsiTheme="majorHAnsi" w:cstheme="majorHAnsi"/>
          <w:color w:val="000000"/>
          <w:sz w:val="18"/>
          <w:szCs w:val="16"/>
        </w:rPr>
        <w:t>,</w:t>
      </w:r>
      <w:r w:rsidR="003B6BAB">
        <w:rPr>
          <w:rFonts w:asciiTheme="majorHAnsi" w:hAnsiTheme="majorHAnsi" w:cstheme="majorHAnsi"/>
          <w:color w:val="000000"/>
          <w:sz w:val="18"/>
          <w:szCs w:val="16"/>
        </w:rPr>
        <w:t xml:space="preserve"> such as a relational database</w:t>
      </w:r>
      <w:r w:rsidR="00A43E91">
        <w:rPr>
          <w:rFonts w:asciiTheme="majorHAnsi" w:hAnsiTheme="majorHAnsi" w:cstheme="majorHAnsi"/>
          <w:color w:val="000000"/>
          <w:sz w:val="18"/>
          <w:szCs w:val="16"/>
        </w:rPr>
        <w:t>,</w:t>
      </w:r>
      <w:r w:rsidR="003B6BAB">
        <w:rPr>
          <w:rFonts w:asciiTheme="majorHAnsi" w:hAnsiTheme="majorHAnsi" w:cstheme="majorHAnsi"/>
          <w:color w:val="000000"/>
          <w:sz w:val="18"/>
          <w:szCs w:val="16"/>
        </w:rPr>
        <w:t xml:space="preserve"> via a programming language of choice (.NET, Java, NodeJS, Python) and expose this database object in a form of a JSON object to be sen</w:t>
      </w:r>
      <w:r w:rsidR="00A43E91">
        <w:rPr>
          <w:rFonts w:asciiTheme="majorHAnsi" w:hAnsiTheme="majorHAnsi" w:cstheme="majorHAnsi"/>
          <w:color w:val="000000"/>
          <w:sz w:val="18"/>
          <w:szCs w:val="16"/>
        </w:rPr>
        <w:t>t</w:t>
      </w:r>
      <w:r w:rsidR="003B6BAB">
        <w:rPr>
          <w:rFonts w:asciiTheme="majorHAnsi" w:hAnsiTheme="majorHAnsi" w:cstheme="majorHAnsi"/>
          <w:color w:val="000000"/>
          <w:sz w:val="18"/>
          <w:szCs w:val="16"/>
        </w:rPr>
        <w:t xml:space="preserve"> over HTTP/REST to an external data consumer.  </w:t>
      </w:r>
      <w:r w:rsidR="00A43E91">
        <w:rPr>
          <w:rFonts w:asciiTheme="majorHAnsi" w:hAnsiTheme="majorHAnsi" w:cstheme="majorHAnsi"/>
          <w:color w:val="000000"/>
          <w:sz w:val="18"/>
          <w:szCs w:val="16"/>
        </w:rPr>
        <w:t xml:space="preserve">The </w:t>
      </w:r>
      <w:r w:rsidR="003B6BAB">
        <w:rPr>
          <w:rFonts w:asciiTheme="majorHAnsi" w:hAnsiTheme="majorHAnsi" w:cstheme="majorHAnsi"/>
          <w:color w:val="000000"/>
          <w:sz w:val="18"/>
          <w:szCs w:val="16"/>
        </w:rPr>
        <w:t>developer</w:t>
      </w:r>
      <w:r w:rsidR="00A523DF">
        <w:rPr>
          <w:rFonts w:asciiTheme="majorHAnsi" w:hAnsiTheme="majorHAnsi" w:cstheme="majorHAnsi"/>
          <w:color w:val="000000"/>
          <w:sz w:val="18"/>
          <w:szCs w:val="16"/>
        </w:rPr>
        <w:t xml:space="preserve"> should first </w:t>
      </w:r>
      <w:r w:rsidR="00A43E91">
        <w:rPr>
          <w:rFonts w:asciiTheme="majorHAnsi" w:hAnsiTheme="majorHAnsi" w:cstheme="majorHAnsi"/>
          <w:color w:val="000000"/>
          <w:sz w:val="18"/>
          <w:szCs w:val="16"/>
        </w:rPr>
        <w:t>develop</w:t>
      </w:r>
      <w:r w:rsidR="00A523DF">
        <w:rPr>
          <w:rFonts w:asciiTheme="majorHAnsi" w:hAnsiTheme="majorHAnsi" w:cstheme="majorHAnsi"/>
          <w:color w:val="000000"/>
          <w:sz w:val="18"/>
          <w:szCs w:val="16"/>
        </w:rPr>
        <w:t xml:space="preserve"> an </w:t>
      </w:r>
      <w:r w:rsidR="00170D24">
        <w:rPr>
          <w:rFonts w:asciiTheme="majorHAnsi" w:hAnsiTheme="majorHAnsi" w:cstheme="majorHAnsi"/>
          <w:color w:val="000000"/>
          <w:sz w:val="18"/>
          <w:szCs w:val="16"/>
        </w:rPr>
        <w:t>API Contract</w:t>
      </w:r>
      <w:r w:rsidR="00A523DF">
        <w:rPr>
          <w:rFonts w:asciiTheme="majorHAnsi" w:hAnsiTheme="majorHAnsi" w:cstheme="majorHAnsi"/>
          <w:color w:val="000000"/>
          <w:sz w:val="18"/>
          <w:szCs w:val="16"/>
        </w:rPr>
        <w:t xml:space="preserve"> by defining the JSON schema</w:t>
      </w:r>
      <w:r w:rsidR="00474D02">
        <w:rPr>
          <w:rFonts w:asciiTheme="majorHAnsi" w:hAnsiTheme="majorHAnsi" w:cstheme="majorHAnsi"/>
          <w:color w:val="000000"/>
          <w:sz w:val="18"/>
          <w:szCs w:val="16"/>
        </w:rPr>
        <w:t xml:space="preserve"> of an object to be fetched via </w:t>
      </w:r>
      <w:r w:rsidR="00A43E91">
        <w:rPr>
          <w:rFonts w:asciiTheme="majorHAnsi" w:hAnsiTheme="majorHAnsi" w:cstheme="majorHAnsi"/>
          <w:color w:val="000000"/>
          <w:sz w:val="18"/>
          <w:szCs w:val="16"/>
        </w:rPr>
        <w:t xml:space="preserve">the </w:t>
      </w:r>
      <w:r w:rsidR="00474D02">
        <w:rPr>
          <w:rFonts w:asciiTheme="majorHAnsi" w:hAnsiTheme="majorHAnsi" w:cstheme="majorHAnsi"/>
          <w:color w:val="000000"/>
          <w:sz w:val="18"/>
          <w:szCs w:val="16"/>
        </w:rPr>
        <w:t xml:space="preserve">microservice to be consumed by other microservices or platforms.  To draft such a contract, </w:t>
      </w:r>
      <w:r w:rsidR="00A43E91">
        <w:rPr>
          <w:rFonts w:asciiTheme="majorHAnsi" w:hAnsiTheme="majorHAnsi" w:cstheme="majorHAnsi"/>
          <w:color w:val="000000"/>
          <w:sz w:val="18"/>
          <w:szCs w:val="16"/>
        </w:rPr>
        <w:t>the following should be defined</w:t>
      </w:r>
      <w:r w:rsidR="00474D02">
        <w:rPr>
          <w:rFonts w:asciiTheme="majorHAnsi" w:hAnsiTheme="majorHAnsi" w:cstheme="majorHAnsi"/>
          <w:color w:val="000000"/>
          <w:sz w:val="18"/>
          <w:szCs w:val="16"/>
        </w:rPr>
        <w:t>:</w:t>
      </w:r>
    </w:p>
    <w:p w14:paraId="3562D1F8" w14:textId="77777777" w:rsidR="00FD3A52" w:rsidRPr="007069BB" w:rsidRDefault="00FD3A52" w:rsidP="00C70AE7">
      <w:bookmarkStart w:id="3" w:name="_GoBack"/>
      <w:bookmarkEnd w:id="3"/>
    </w:p>
    <w:p w14:paraId="1555C75F" w14:textId="38882B87" w:rsidR="00505B36" w:rsidRDefault="00FF457B" w:rsidP="00505B36">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API Services to be consumed by service consumers (e.g., “</w:t>
      </w:r>
      <w:proofErr w:type="spellStart"/>
      <w:r>
        <w:rPr>
          <w:rFonts w:asciiTheme="majorHAnsi" w:hAnsiTheme="majorHAnsi" w:cstheme="majorHAnsi"/>
          <w:color w:val="000000"/>
          <w:sz w:val="18"/>
          <w:szCs w:val="16"/>
        </w:rPr>
        <w:t>xyz</w:t>
      </w:r>
      <w:proofErr w:type="spellEnd"/>
      <w:r>
        <w:rPr>
          <w:rFonts w:asciiTheme="majorHAnsi" w:hAnsiTheme="majorHAnsi" w:cstheme="majorHAnsi"/>
          <w:color w:val="000000"/>
          <w:sz w:val="18"/>
          <w:szCs w:val="16"/>
        </w:rPr>
        <w:t>-database-retrieval-service”)</w:t>
      </w:r>
    </w:p>
    <w:p w14:paraId="58733927" w14:textId="48B41599" w:rsidR="00505B36" w:rsidRDefault="00000C41" w:rsidP="00FD3A52">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Service Operations (e.g., Retrieve single record, </w:t>
      </w:r>
      <w:proofErr w:type="gramStart"/>
      <w:r>
        <w:rPr>
          <w:rFonts w:asciiTheme="majorHAnsi" w:hAnsiTheme="majorHAnsi" w:cstheme="majorHAnsi"/>
          <w:color w:val="000000"/>
          <w:sz w:val="18"/>
          <w:szCs w:val="16"/>
        </w:rPr>
        <w:t>Retrieve</w:t>
      </w:r>
      <w:proofErr w:type="gramEnd"/>
      <w:r>
        <w:rPr>
          <w:rFonts w:asciiTheme="majorHAnsi" w:hAnsiTheme="majorHAnsi" w:cstheme="majorHAnsi"/>
          <w:color w:val="000000"/>
          <w:sz w:val="18"/>
          <w:szCs w:val="16"/>
        </w:rPr>
        <w:t xml:space="preserve"> a collection, Insert New Record, Update a Record)</w:t>
      </w:r>
    </w:p>
    <w:p w14:paraId="53ECBF24" w14:textId="0290DEA1" w:rsidR="00505B36" w:rsidRDefault="000B56AF" w:rsidP="00505B36">
      <w:pPr>
        <w:pStyle w:val="ListParagraph"/>
        <w:numPr>
          <w:ilvl w:val="1"/>
          <w:numId w:val="30"/>
        </w:numPr>
        <w:rPr>
          <w:rFonts w:asciiTheme="majorHAnsi" w:hAnsiTheme="majorHAnsi" w:cstheme="majorHAnsi"/>
          <w:color w:val="000000"/>
          <w:sz w:val="18"/>
          <w:szCs w:val="16"/>
        </w:rPr>
      </w:pPr>
      <w:r>
        <w:rPr>
          <w:rFonts w:asciiTheme="majorHAnsi" w:hAnsiTheme="majorHAnsi" w:cstheme="majorHAnsi"/>
          <w:color w:val="000000"/>
          <w:sz w:val="18"/>
          <w:szCs w:val="16"/>
        </w:rPr>
        <w:t>For REST APIs, express these operations as HTTP/REST operations such as GET, POST, PUT, DELETE</w:t>
      </w:r>
    </w:p>
    <w:p w14:paraId="0EBFF801" w14:textId="2B226531" w:rsidR="00505B36" w:rsidRPr="00FD3A52" w:rsidRDefault="000B56AF" w:rsidP="00FD3A52">
      <w:pPr>
        <w:pStyle w:val="ListParagraph"/>
        <w:numPr>
          <w:ilvl w:val="1"/>
          <w:numId w:val="30"/>
        </w:numPr>
        <w:rPr>
          <w:rFonts w:asciiTheme="majorHAnsi" w:hAnsiTheme="majorHAnsi" w:cstheme="majorHAnsi"/>
          <w:color w:val="000000"/>
          <w:sz w:val="18"/>
          <w:szCs w:val="16"/>
        </w:rPr>
      </w:pPr>
      <w:r>
        <w:rPr>
          <w:rFonts w:asciiTheme="majorHAnsi" w:hAnsiTheme="majorHAnsi" w:cstheme="majorHAnsi"/>
          <w:color w:val="000000"/>
          <w:sz w:val="18"/>
          <w:szCs w:val="16"/>
        </w:rPr>
        <w:t>For SOAP APIs, express these operations as separate SOAP Operations inside a service definition WSDL file</w:t>
      </w:r>
    </w:p>
    <w:p w14:paraId="325204C7" w14:textId="007047B1" w:rsidR="00505B36" w:rsidRDefault="00000C41" w:rsidP="00FD3A52">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Request Requirements</w:t>
      </w:r>
    </w:p>
    <w:p w14:paraId="33F07F09" w14:textId="50FFD4C2" w:rsidR="00EC1019" w:rsidRDefault="000B56AF" w:rsidP="00EC1019">
      <w:pPr>
        <w:pStyle w:val="ListParagraph"/>
        <w:numPr>
          <w:ilvl w:val="1"/>
          <w:numId w:val="31"/>
        </w:numPr>
        <w:rPr>
          <w:rFonts w:asciiTheme="majorHAnsi" w:hAnsiTheme="majorHAnsi" w:cstheme="majorHAnsi"/>
          <w:color w:val="000000"/>
          <w:sz w:val="18"/>
          <w:szCs w:val="16"/>
        </w:rPr>
      </w:pPr>
      <w:r>
        <w:rPr>
          <w:rFonts w:asciiTheme="majorHAnsi" w:hAnsiTheme="majorHAnsi" w:cstheme="majorHAnsi"/>
          <w:color w:val="000000"/>
          <w:sz w:val="18"/>
          <w:szCs w:val="16"/>
        </w:rPr>
        <w:t>Identify expected inputs for each service operation (e.g., a unique Customer ID to fetch customer details from the database)</w:t>
      </w:r>
    </w:p>
    <w:p w14:paraId="73B50C46" w14:textId="51EA81D0" w:rsidR="00EC1019" w:rsidRDefault="000B56AF" w:rsidP="00EC1019">
      <w:pPr>
        <w:pStyle w:val="ListParagraph"/>
        <w:numPr>
          <w:ilvl w:val="1"/>
          <w:numId w:val="31"/>
        </w:numPr>
        <w:rPr>
          <w:rFonts w:asciiTheme="majorHAnsi" w:hAnsiTheme="majorHAnsi" w:cstheme="majorHAnsi"/>
          <w:color w:val="000000"/>
          <w:sz w:val="18"/>
          <w:szCs w:val="16"/>
        </w:rPr>
      </w:pPr>
      <w:r>
        <w:rPr>
          <w:rFonts w:asciiTheme="majorHAnsi" w:hAnsiTheme="majorHAnsi" w:cstheme="majorHAnsi"/>
          <w:color w:val="000000"/>
          <w:sz w:val="18"/>
          <w:szCs w:val="16"/>
        </w:rPr>
        <w:t>Identify which inputs are required</w:t>
      </w:r>
    </w:p>
    <w:p w14:paraId="290B43B5" w14:textId="2E050BEE" w:rsidR="008B3E95" w:rsidRPr="00FD3A52" w:rsidRDefault="000B56AF" w:rsidP="00FD3A52">
      <w:pPr>
        <w:pStyle w:val="ListParagraph"/>
        <w:numPr>
          <w:ilvl w:val="1"/>
          <w:numId w:val="31"/>
        </w:numPr>
        <w:rPr>
          <w:rFonts w:asciiTheme="majorHAnsi" w:hAnsiTheme="majorHAnsi" w:cstheme="majorHAnsi"/>
          <w:color w:val="000000"/>
          <w:sz w:val="18"/>
          <w:szCs w:val="16"/>
        </w:rPr>
      </w:pPr>
      <w:r>
        <w:rPr>
          <w:rFonts w:asciiTheme="majorHAnsi" w:hAnsiTheme="majorHAnsi" w:cstheme="majorHAnsi"/>
          <w:color w:val="000000"/>
          <w:sz w:val="18"/>
          <w:szCs w:val="16"/>
        </w:rPr>
        <w:t>Identify input data types</w:t>
      </w:r>
    </w:p>
    <w:p w14:paraId="6343D0A5" w14:textId="05645E9E" w:rsidR="00505B36" w:rsidRDefault="00000C41" w:rsidP="00FF457B">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Response Requirements</w:t>
      </w:r>
    </w:p>
    <w:p w14:paraId="768E8D9D" w14:textId="1C488CCB" w:rsidR="008B3E95" w:rsidRDefault="000B56AF" w:rsidP="008B3E95">
      <w:pPr>
        <w:pStyle w:val="ListParagraph"/>
        <w:numPr>
          <w:ilvl w:val="1"/>
          <w:numId w:val="29"/>
        </w:numPr>
        <w:rPr>
          <w:rFonts w:asciiTheme="majorHAnsi" w:hAnsiTheme="majorHAnsi" w:cstheme="majorHAnsi"/>
          <w:color w:val="000000"/>
          <w:sz w:val="18"/>
          <w:szCs w:val="16"/>
        </w:rPr>
      </w:pPr>
      <w:r>
        <w:rPr>
          <w:rFonts w:asciiTheme="majorHAnsi" w:hAnsiTheme="majorHAnsi" w:cstheme="majorHAnsi"/>
          <w:color w:val="000000"/>
          <w:sz w:val="18"/>
          <w:szCs w:val="16"/>
        </w:rPr>
        <w:t>Identify expected outputs for each service operation</w:t>
      </w:r>
    </w:p>
    <w:p w14:paraId="53C91039" w14:textId="499B5877" w:rsidR="008B3E95" w:rsidRDefault="000B56AF" w:rsidP="008B3E95">
      <w:pPr>
        <w:pStyle w:val="ListParagraph"/>
        <w:numPr>
          <w:ilvl w:val="1"/>
          <w:numId w:val="29"/>
        </w:numPr>
        <w:rPr>
          <w:rFonts w:asciiTheme="majorHAnsi" w:hAnsiTheme="majorHAnsi" w:cstheme="majorHAnsi"/>
          <w:color w:val="000000"/>
          <w:sz w:val="18"/>
          <w:szCs w:val="16"/>
        </w:rPr>
      </w:pPr>
      <w:r>
        <w:rPr>
          <w:rFonts w:asciiTheme="majorHAnsi" w:hAnsiTheme="majorHAnsi" w:cstheme="majorHAnsi"/>
          <w:color w:val="000000"/>
          <w:sz w:val="18"/>
          <w:szCs w:val="16"/>
        </w:rPr>
        <w:lastRenderedPageBreak/>
        <w:t>Identify output data types</w:t>
      </w:r>
    </w:p>
    <w:p w14:paraId="61450FD7" w14:textId="160B4DD0" w:rsidR="008B3E95" w:rsidRPr="00FD3A52" w:rsidRDefault="000B56AF" w:rsidP="00FD3A52">
      <w:pPr>
        <w:pStyle w:val="ListParagraph"/>
        <w:numPr>
          <w:ilvl w:val="1"/>
          <w:numId w:val="29"/>
        </w:numPr>
        <w:rPr>
          <w:rFonts w:asciiTheme="majorHAnsi" w:hAnsiTheme="majorHAnsi" w:cstheme="majorHAnsi"/>
          <w:color w:val="000000"/>
          <w:sz w:val="18"/>
          <w:szCs w:val="16"/>
        </w:rPr>
      </w:pPr>
      <w:r>
        <w:rPr>
          <w:rFonts w:asciiTheme="majorHAnsi" w:hAnsiTheme="majorHAnsi" w:cstheme="majorHAnsi"/>
          <w:color w:val="000000"/>
          <w:sz w:val="18"/>
          <w:szCs w:val="16"/>
        </w:rPr>
        <w:t>Provide an example of a data items returned (provide dummy data sets for people, never provide information that corresponds to a real person; Code lists, such as States or Diagnosis Codes may contain real data))</w:t>
      </w:r>
    </w:p>
    <w:p w14:paraId="389468B2" w14:textId="6B584ED0" w:rsidR="008B3E95" w:rsidRDefault="000B56AF" w:rsidP="00FD3A52">
      <w:pPr>
        <w:pStyle w:val="ListParagraph"/>
        <w:numPr>
          <w:ilvl w:val="0"/>
          <w:numId w:val="29"/>
        </w:numPr>
        <w:rPr>
          <w:rFonts w:asciiTheme="majorHAnsi" w:hAnsiTheme="majorHAnsi" w:cstheme="majorHAnsi"/>
          <w:color w:val="000000"/>
          <w:sz w:val="18"/>
          <w:szCs w:val="16"/>
        </w:rPr>
      </w:pPr>
      <w:r>
        <w:rPr>
          <w:rFonts w:asciiTheme="majorHAnsi" w:hAnsiTheme="majorHAnsi" w:cstheme="majorHAnsi"/>
          <w:color w:val="000000"/>
          <w:sz w:val="18"/>
          <w:szCs w:val="16"/>
        </w:rPr>
        <w:t>Service Security Requirements</w:t>
      </w:r>
    </w:p>
    <w:p w14:paraId="6C4A4B33" w14:textId="155B33D1" w:rsidR="008B3E95" w:rsidRDefault="000B56AF" w:rsidP="008B3E95">
      <w:pPr>
        <w:pStyle w:val="ListParagraph"/>
        <w:numPr>
          <w:ilvl w:val="1"/>
          <w:numId w:val="32"/>
        </w:numPr>
        <w:rPr>
          <w:rFonts w:asciiTheme="majorHAnsi" w:hAnsiTheme="majorHAnsi" w:cstheme="majorHAnsi"/>
          <w:color w:val="000000"/>
          <w:sz w:val="18"/>
          <w:szCs w:val="16"/>
        </w:rPr>
      </w:pPr>
      <w:r>
        <w:rPr>
          <w:rFonts w:asciiTheme="majorHAnsi" w:hAnsiTheme="majorHAnsi" w:cstheme="majorHAnsi"/>
          <w:color w:val="000000"/>
          <w:sz w:val="18"/>
          <w:szCs w:val="16"/>
        </w:rPr>
        <w:t>Identify if the service expects an OAuth 2.0 Bearer token</w:t>
      </w:r>
    </w:p>
    <w:p w14:paraId="6375B632" w14:textId="50FE5790" w:rsidR="008B3E95" w:rsidRDefault="000B56AF" w:rsidP="008B3E95">
      <w:pPr>
        <w:pStyle w:val="ListParagraph"/>
        <w:numPr>
          <w:ilvl w:val="1"/>
          <w:numId w:val="32"/>
        </w:numPr>
        <w:rPr>
          <w:rFonts w:asciiTheme="majorHAnsi" w:hAnsiTheme="majorHAnsi" w:cstheme="majorHAnsi"/>
          <w:color w:val="000000"/>
          <w:sz w:val="18"/>
          <w:szCs w:val="16"/>
        </w:rPr>
      </w:pPr>
      <w:r>
        <w:rPr>
          <w:rFonts w:asciiTheme="majorHAnsi" w:hAnsiTheme="majorHAnsi" w:cstheme="majorHAnsi"/>
          <w:color w:val="000000"/>
          <w:sz w:val="18"/>
          <w:szCs w:val="16"/>
        </w:rPr>
        <w:t>Identify if the service expects an WSSE Security Header (for SOAP services)</w:t>
      </w:r>
    </w:p>
    <w:p w14:paraId="0F2B6BF4" w14:textId="68D91315" w:rsidR="008B3E95" w:rsidRDefault="000B56AF" w:rsidP="008B3E95">
      <w:pPr>
        <w:pStyle w:val="ListParagraph"/>
        <w:numPr>
          <w:ilvl w:val="1"/>
          <w:numId w:val="32"/>
        </w:numPr>
        <w:rPr>
          <w:rFonts w:asciiTheme="majorHAnsi" w:hAnsiTheme="majorHAnsi" w:cstheme="majorHAnsi"/>
          <w:color w:val="000000"/>
          <w:sz w:val="18"/>
          <w:szCs w:val="16"/>
        </w:rPr>
      </w:pPr>
      <w:r>
        <w:rPr>
          <w:rFonts w:asciiTheme="majorHAnsi" w:hAnsiTheme="majorHAnsi" w:cstheme="majorHAnsi"/>
          <w:color w:val="000000"/>
          <w:sz w:val="18"/>
          <w:szCs w:val="16"/>
        </w:rPr>
        <w:t>Identify if the service expects a Basic Auth user name and password</w:t>
      </w:r>
    </w:p>
    <w:p w14:paraId="75E09B5D" w14:textId="16ABF83A" w:rsidR="00013B7D" w:rsidRDefault="0018613F" w:rsidP="0018613F">
      <w:pPr>
        <w:rPr>
          <w:rFonts w:asciiTheme="majorHAnsi" w:hAnsiTheme="majorHAnsi" w:cstheme="majorHAnsi"/>
          <w:color w:val="000000"/>
          <w:sz w:val="18"/>
          <w:szCs w:val="16"/>
        </w:rPr>
      </w:pPr>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w:t>
      </w:r>
      <w:r w:rsidR="00C01295">
        <w:rPr>
          <w:rFonts w:asciiTheme="majorHAnsi" w:hAnsiTheme="majorHAnsi" w:cstheme="majorHAnsi"/>
          <w:color w:val="000000"/>
          <w:sz w:val="18"/>
          <w:szCs w:val="16"/>
        </w:rPr>
        <w:t>defined</w:t>
      </w:r>
      <w:r>
        <w:rPr>
          <w:rFonts w:asciiTheme="majorHAnsi" w:hAnsiTheme="majorHAnsi" w:cstheme="majorHAnsi"/>
          <w:color w:val="000000"/>
          <w:sz w:val="18"/>
          <w:szCs w:val="16"/>
        </w:rPr>
        <w:t xml:space="preserve">, you can proceed to socialize </w:t>
      </w:r>
      <w:r w:rsidR="00C01295">
        <w:rPr>
          <w:rFonts w:asciiTheme="majorHAnsi" w:hAnsiTheme="majorHAnsi" w:cstheme="majorHAnsi"/>
          <w:color w:val="000000"/>
          <w:sz w:val="18"/>
          <w:szCs w:val="16"/>
        </w:rPr>
        <w:t xml:space="preserve">it the </w:t>
      </w:r>
      <w:r>
        <w:rPr>
          <w:rFonts w:asciiTheme="majorHAnsi" w:hAnsiTheme="majorHAnsi" w:cstheme="majorHAnsi"/>
          <w:color w:val="000000"/>
          <w:sz w:val="18"/>
          <w:szCs w:val="16"/>
        </w:rPr>
        <w:t xml:space="preserve">contract with the potential consumers of your microservice.  To socialize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w:t>
      </w:r>
      <w:r w:rsidR="00C01295">
        <w:rPr>
          <w:rFonts w:asciiTheme="majorHAnsi" w:hAnsiTheme="majorHAnsi" w:cstheme="majorHAnsi"/>
          <w:color w:val="000000"/>
          <w:sz w:val="18"/>
          <w:szCs w:val="16"/>
        </w:rPr>
        <w:t xml:space="preserve">it </w:t>
      </w:r>
      <w:r>
        <w:rPr>
          <w:rFonts w:asciiTheme="majorHAnsi" w:hAnsiTheme="majorHAnsi" w:cstheme="majorHAnsi"/>
          <w:color w:val="000000"/>
          <w:sz w:val="18"/>
          <w:szCs w:val="16"/>
        </w:rPr>
        <w:t xml:space="preserve">should </w:t>
      </w:r>
      <w:r w:rsidR="00C01295">
        <w:rPr>
          <w:rFonts w:asciiTheme="majorHAnsi" w:hAnsiTheme="majorHAnsi" w:cstheme="majorHAnsi"/>
          <w:color w:val="000000"/>
          <w:sz w:val="18"/>
          <w:szCs w:val="16"/>
        </w:rPr>
        <w:t xml:space="preserve">be </w:t>
      </w:r>
      <w:r>
        <w:rPr>
          <w:rFonts w:asciiTheme="majorHAnsi" w:hAnsiTheme="majorHAnsi" w:cstheme="majorHAnsi"/>
          <w:color w:val="000000"/>
          <w:sz w:val="18"/>
          <w:szCs w:val="16"/>
        </w:rPr>
        <w:t>publish</w:t>
      </w:r>
      <w:r w:rsidR="00C01295">
        <w:rPr>
          <w:rFonts w:asciiTheme="majorHAnsi" w:hAnsiTheme="majorHAnsi" w:cstheme="majorHAnsi"/>
          <w:color w:val="000000"/>
          <w:sz w:val="18"/>
          <w:szCs w:val="16"/>
        </w:rPr>
        <w:t>ed</w:t>
      </w:r>
      <w:r>
        <w:rPr>
          <w:rFonts w:asciiTheme="majorHAnsi" w:hAnsiTheme="majorHAnsi" w:cstheme="majorHAnsi"/>
          <w:color w:val="000000"/>
          <w:sz w:val="18"/>
          <w:szCs w:val="16"/>
        </w:rPr>
        <w:t xml:space="preserve"> in an API Portal.  An API Portal is a web-based publishing platform which allows developers to share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definitions, inform others of new </w:t>
      </w:r>
      <w:r w:rsidR="00577637">
        <w:rPr>
          <w:rFonts w:asciiTheme="majorHAnsi" w:hAnsiTheme="majorHAnsi" w:cstheme="majorHAnsi"/>
          <w:color w:val="000000"/>
          <w:sz w:val="18"/>
          <w:szCs w:val="16"/>
        </w:rPr>
        <w:t xml:space="preserve">APIs that are to be developed, find new APIs, and share </w:t>
      </w:r>
      <w:r w:rsidR="00170D24">
        <w:rPr>
          <w:rFonts w:asciiTheme="majorHAnsi" w:hAnsiTheme="majorHAnsi" w:cstheme="majorHAnsi"/>
          <w:color w:val="000000"/>
          <w:sz w:val="18"/>
          <w:szCs w:val="16"/>
        </w:rPr>
        <w:t>API Contract</w:t>
      </w:r>
      <w:r w:rsidR="00577637">
        <w:rPr>
          <w:rFonts w:asciiTheme="majorHAnsi" w:hAnsiTheme="majorHAnsi" w:cstheme="majorHAnsi"/>
          <w:color w:val="000000"/>
          <w:sz w:val="18"/>
          <w:szCs w:val="16"/>
        </w:rPr>
        <w:t>s with external partners and consumers.</w:t>
      </w:r>
    </w:p>
    <w:p w14:paraId="10633874" w14:textId="5E5E94D2"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with some 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78974B57" w:rsidR="0070155C" w:rsidRDefault="00C01295">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After </w:t>
      </w:r>
      <w:r w:rsidR="003F1A04">
        <w:rPr>
          <w:rFonts w:asciiTheme="majorHAnsi" w:hAnsiTheme="majorHAnsi" w:cstheme="majorHAnsi"/>
          <w:color w:val="000000"/>
          <w:sz w:val="18"/>
          <w:szCs w:val="16"/>
        </w:rPr>
        <w:t xml:space="preserve">the </w:t>
      </w:r>
      <w:r w:rsidR="00170D24">
        <w:rPr>
          <w:rFonts w:asciiTheme="majorHAnsi" w:hAnsiTheme="majorHAnsi" w:cstheme="majorHAnsi"/>
          <w:color w:val="000000"/>
          <w:sz w:val="18"/>
          <w:szCs w:val="16"/>
        </w:rPr>
        <w:t>API Contract</w:t>
      </w:r>
      <w:r w:rsidR="003F1A04">
        <w:rPr>
          <w:rFonts w:asciiTheme="majorHAnsi" w:hAnsiTheme="majorHAnsi" w:cstheme="majorHAnsi"/>
          <w:color w:val="000000"/>
          <w:sz w:val="18"/>
          <w:szCs w:val="16"/>
        </w:rPr>
        <w:t xml:space="preserve"> is created and published to the API </w:t>
      </w:r>
      <w:r w:rsidR="0070155C">
        <w:rPr>
          <w:rFonts w:asciiTheme="majorHAnsi" w:hAnsiTheme="majorHAnsi" w:cstheme="majorHAnsi"/>
          <w:color w:val="000000"/>
          <w:sz w:val="18"/>
          <w:szCs w:val="16"/>
        </w:rPr>
        <w:t xml:space="preserve">Developer </w:t>
      </w:r>
      <w:r w:rsidR="003F1A04">
        <w:rPr>
          <w:rFonts w:asciiTheme="majorHAnsi" w:hAnsiTheme="majorHAnsi" w:cstheme="majorHAnsi"/>
          <w:color w:val="000000"/>
          <w:sz w:val="18"/>
          <w:szCs w:val="16"/>
        </w:rPr>
        <w:t xml:space="preserve">Portal, </w:t>
      </w:r>
      <w:r>
        <w:rPr>
          <w:rFonts w:asciiTheme="majorHAnsi" w:hAnsiTheme="majorHAnsi" w:cstheme="majorHAnsi"/>
          <w:color w:val="000000"/>
          <w:sz w:val="18"/>
          <w:szCs w:val="16"/>
        </w:rPr>
        <w:t xml:space="preserve">a mock API can be created and published along with the </w:t>
      </w:r>
      <w:r w:rsidR="00170D24">
        <w:rPr>
          <w:rFonts w:asciiTheme="majorHAnsi" w:hAnsiTheme="majorHAnsi" w:cstheme="majorHAnsi"/>
          <w:color w:val="000000"/>
          <w:sz w:val="18"/>
          <w:szCs w:val="16"/>
        </w:rPr>
        <w:t xml:space="preserve">API </w:t>
      </w:r>
      <w:proofErr w:type="spellStart"/>
      <w:r w:rsidR="00170D24">
        <w:rPr>
          <w:rFonts w:asciiTheme="majorHAnsi" w:hAnsiTheme="majorHAnsi" w:cstheme="majorHAnsi"/>
          <w:color w:val="000000"/>
          <w:sz w:val="18"/>
          <w:szCs w:val="16"/>
        </w:rPr>
        <w:t>Contract</w:t>
      </w:r>
      <w:r>
        <w:rPr>
          <w:rFonts w:asciiTheme="majorHAnsi" w:hAnsiTheme="majorHAnsi" w:cstheme="majorHAnsi"/>
          <w:color w:val="000000"/>
          <w:sz w:val="18"/>
          <w:szCs w:val="16"/>
        </w:rPr>
        <w:t>.</w:t>
      </w:r>
      <w:r w:rsidR="00170D24">
        <w:rPr>
          <w:rFonts w:asciiTheme="majorHAnsi" w:hAnsiTheme="majorHAnsi" w:cstheme="majorHAnsi"/>
          <w:color w:val="000000"/>
          <w:sz w:val="18"/>
          <w:szCs w:val="16"/>
        </w:rPr>
        <w:t>API</w:t>
      </w:r>
      <w:proofErr w:type="spellEnd"/>
      <w:r w:rsidR="00170D24">
        <w:rPr>
          <w:rFonts w:asciiTheme="majorHAnsi" w:hAnsiTheme="majorHAnsi" w:cstheme="majorHAnsi"/>
          <w:color w:val="000000"/>
          <w:sz w:val="18"/>
          <w:szCs w:val="16"/>
        </w:rPr>
        <w:t xml:space="preserve"> Contract</w:t>
      </w:r>
      <w:r w:rsidR="0070155C">
        <w:rPr>
          <w:rFonts w:asciiTheme="majorHAnsi" w:hAnsiTheme="majorHAnsi" w:cstheme="majorHAnsi"/>
          <w:color w:val="000000"/>
          <w:sz w:val="18"/>
          <w:szCs w:val="16"/>
        </w:rPr>
        <w:t xml:space="preserve">  Creating a mock allows API consumers to immediately test out API operations, without guessing what data is expected to be returned.</w:t>
      </w:r>
    </w:p>
    <w:p w14:paraId="2E0D199D" w14:textId="473E2726" w:rsidR="0070155C" w:rsidRDefault="00B1488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If the </w:t>
      </w:r>
      <w:r w:rsidR="0070155C">
        <w:rPr>
          <w:rFonts w:asciiTheme="majorHAnsi" w:hAnsiTheme="majorHAnsi" w:cstheme="majorHAnsi"/>
          <w:color w:val="000000"/>
          <w:sz w:val="18"/>
          <w:szCs w:val="16"/>
        </w:rPr>
        <w:t xml:space="preserve">API Contract </w:t>
      </w:r>
      <w:r>
        <w:rPr>
          <w:rFonts w:asciiTheme="majorHAnsi" w:hAnsiTheme="majorHAnsi" w:cstheme="majorHAnsi"/>
          <w:color w:val="000000"/>
          <w:sz w:val="18"/>
          <w:szCs w:val="16"/>
        </w:rPr>
        <w:t xml:space="preserve">was created </w:t>
      </w:r>
      <w:r w:rsidR="00EF105D">
        <w:rPr>
          <w:rFonts w:asciiTheme="majorHAnsi" w:hAnsiTheme="majorHAnsi" w:cstheme="majorHAnsi"/>
          <w:color w:val="000000"/>
          <w:sz w:val="18"/>
          <w:szCs w:val="16"/>
        </w:rPr>
        <w:t xml:space="preserve">using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P</w:t>
      </w:r>
      <w:r w:rsidR="00DE3351">
        <w:rPr>
          <w:rFonts w:asciiTheme="majorHAnsi" w:hAnsiTheme="majorHAnsi" w:cstheme="majorHAnsi"/>
          <w:color w:val="000000"/>
          <w:sz w:val="18"/>
          <w:szCs w:val="16"/>
        </w:rPr>
        <w:t xml:space="preserve">rovided </w:t>
      </w:r>
      <w:r>
        <w:rPr>
          <w:rFonts w:asciiTheme="majorHAnsi" w:hAnsiTheme="majorHAnsi" w:cstheme="majorHAnsi"/>
          <w:color w:val="000000"/>
          <w:sz w:val="18"/>
          <w:szCs w:val="16"/>
        </w:rPr>
        <w:t xml:space="preserve">examples were </w:t>
      </w:r>
      <w:r w:rsidR="00DE3351">
        <w:rPr>
          <w:rFonts w:asciiTheme="majorHAnsi" w:hAnsiTheme="majorHAnsi" w:cstheme="majorHAnsi"/>
          <w:color w:val="000000"/>
          <w:sz w:val="18"/>
          <w:szCs w:val="16"/>
        </w:rPr>
        <w:t xml:space="preserve"> </w:t>
      </w:r>
      <w:r>
        <w:rPr>
          <w:rFonts w:asciiTheme="majorHAnsi" w:hAnsiTheme="majorHAnsi" w:cstheme="majorHAnsi"/>
          <w:color w:val="000000"/>
          <w:sz w:val="18"/>
          <w:szCs w:val="16"/>
        </w:rPr>
        <w:t xml:space="preserve">included </w:t>
      </w:r>
      <w:r w:rsidR="00DE3351">
        <w:rPr>
          <w:rFonts w:asciiTheme="majorHAnsi" w:hAnsiTheme="majorHAnsi" w:cstheme="majorHAnsi"/>
          <w:color w:val="000000"/>
          <w:sz w:val="18"/>
          <w:szCs w:val="16"/>
        </w:rPr>
        <w:t xml:space="preserve">for each of </w:t>
      </w:r>
      <w:r>
        <w:rPr>
          <w:rFonts w:asciiTheme="majorHAnsi" w:hAnsiTheme="majorHAnsi" w:cstheme="majorHAnsi"/>
          <w:color w:val="000000"/>
          <w:sz w:val="18"/>
          <w:szCs w:val="16"/>
        </w:rPr>
        <w:t xml:space="preserve">the </w:t>
      </w:r>
      <w:r w:rsidR="0096618C">
        <w:rPr>
          <w:rFonts w:asciiTheme="majorHAnsi" w:hAnsiTheme="majorHAnsi" w:cstheme="majorHAnsi"/>
          <w:color w:val="000000"/>
          <w:sz w:val="18"/>
          <w:szCs w:val="16"/>
        </w:rPr>
        <w:t xml:space="preserve">inputs and outputs, </w:t>
      </w:r>
      <w:r>
        <w:rPr>
          <w:rFonts w:asciiTheme="majorHAnsi" w:hAnsiTheme="majorHAnsi" w:cstheme="majorHAnsi"/>
          <w:color w:val="000000"/>
          <w:sz w:val="18"/>
          <w:szCs w:val="16"/>
        </w:rPr>
        <w:t xml:space="preserve">it will </w:t>
      </w:r>
      <w:r w:rsidR="0096618C">
        <w:rPr>
          <w:rFonts w:asciiTheme="majorHAnsi" w:hAnsiTheme="majorHAnsi" w:cstheme="majorHAnsi"/>
          <w:color w:val="000000"/>
          <w:sz w:val="18"/>
          <w:szCs w:val="16"/>
        </w:rPr>
        <w:t>generate mock API operations</w:t>
      </w:r>
      <w:r>
        <w:rPr>
          <w:rFonts w:asciiTheme="majorHAnsi" w:hAnsiTheme="majorHAnsi" w:cstheme="majorHAnsi"/>
          <w:color w:val="000000"/>
          <w:sz w:val="18"/>
          <w:szCs w:val="16"/>
        </w:rPr>
        <w:t xml:space="preserve"> as well</w:t>
      </w:r>
      <w:r w:rsidR="0096618C">
        <w:rPr>
          <w:rFonts w:asciiTheme="majorHAnsi" w:hAnsiTheme="majorHAnsi" w:cstheme="majorHAnsi"/>
          <w:color w:val="000000"/>
          <w:sz w:val="18"/>
          <w:szCs w:val="16"/>
        </w:rPr>
        <w:t>.</w:t>
      </w:r>
    </w:p>
    <w:p w14:paraId="7159978A" w14:textId="0536352E"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For example, Swagger UI available within </w:t>
      </w:r>
      <w:proofErr w:type="spellStart"/>
      <w:r>
        <w:rPr>
          <w:rFonts w:asciiTheme="majorHAnsi" w:hAnsiTheme="majorHAnsi" w:cstheme="majorHAnsi"/>
          <w:color w:val="000000"/>
          <w:sz w:val="18"/>
          <w:szCs w:val="16"/>
        </w:rPr>
        <w:t>SwaggerHub</w:t>
      </w:r>
      <w:proofErr w:type="spellEnd"/>
      <w:r>
        <w:rPr>
          <w:rFonts w:asciiTheme="majorHAnsi" w:hAnsiTheme="majorHAnsi" w:cstheme="majorHAnsi"/>
          <w:color w:val="000000"/>
          <w:sz w:val="18"/>
          <w:szCs w:val="16"/>
        </w:rPr>
        <w:t xml:space="preserve"> or within a programming language such as Java and NodeJS (if </w:t>
      </w:r>
      <w:r w:rsidR="00170D24">
        <w:rPr>
          <w:rFonts w:asciiTheme="majorHAnsi" w:hAnsiTheme="majorHAnsi" w:cstheme="majorHAnsi"/>
          <w:color w:val="000000"/>
          <w:sz w:val="18"/>
          <w:szCs w:val="16"/>
        </w:rPr>
        <w:t xml:space="preserve">the </w:t>
      </w:r>
      <w:r>
        <w:rPr>
          <w:rFonts w:asciiTheme="majorHAnsi" w:hAnsiTheme="majorHAnsi" w:cstheme="majorHAnsi"/>
          <w:color w:val="000000"/>
          <w:sz w:val="18"/>
          <w:szCs w:val="16"/>
        </w:rPr>
        <w:t>microservice is written in those languages)</w:t>
      </w:r>
      <w:r w:rsidR="00CE7188">
        <w:rPr>
          <w:rFonts w:asciiTheme="majorHAnsi" w:hAnsiTheme="majorHAnsi" w:cstheme="majorHAnsi"/>
          <w:color w:val="000000"/>
          <w:sz w:val="18"/>
          <w:szCs w:val="16"/>
        </w:rPr>
        <w:t xml:space="preserve"> </w:t>
      </w:r>
      <w:r w:rsidR="00170D24">
        <w:rPr>
          <w:rFonts w:asciiTheme="majorHAnsi" w:hAnsiTheme="majorHAnsi" w:cstheme="majorHAnsi"/>
          <w:color w:val="000000"/>
          <w:sz w:val="18"/>
          <w:szCs w:val="16"/>
        </w:rPr>
        <w:t xml:space="preserve">automatically </w:t>
      </w:r>
      <w:r w:rsidR="00CE7188">
        <w:rPr>
          <w:rFonts w:asciiTheme="majorHAnsi" w:hAnsiTheme="majorHAnsi" w:cstheme="majorHAnsi"/>
          <w:color w:val="000000"/>
          <w:sz w:val="18"/>
          <w:szCs w:val="16"/>
        </w:rPr>
        <w:t xml:space="preserve">generate mock services based on </w:t>
      </w:r>
      <w:r w:rsidR="00170D24">
        <w:rPr>
          <w:rFonts w:asciiTheme="majorHAnsi" w:hAnsiTheme="majorHAnsi" w:cstheme="majorHAnsi"/>
          <w:color w:val="000000"/>
          <w:sz w:val="18"/>
          <w:szCs w:val="16"/>
        </w:rPr>
        <w:t xml:space="preserve">the </w:t>
      </w:r>
      <w:r w:rsidR="00CE7188">
        <w:rPr>
          <w:rFonts w:asciiTheme="majorHAnsi" w:hAnsiTheme="majorHAnsi" w:cstheme="majorHAnsi"/>
          <w:color w:val="000000"/>
          <w:sz w:val="18"/>
          <w:szCs w:val="16"/>
        </w:rPr>
        <w:t xml:space="preserve">contract.  </w:t>
      </w:r>
      <w:r w:rsidR="00170D24">
        <w:rPr>
          <w:rFonts w:asciiTheme="majorHAnsi" w:hAnsiTheme="majorHAnsi" w:cstheme="majorHAnsi"/>
          <w:color w:val="000000"/>
          <w:sz w:val="18"/>
          <w:szCs w:val="16"/>
        </w:rPr>
        <w:t>T</w:t>
      </w:r>
      <w:r w:rsidR="00CE7188">
        <w:rPr>
          <w:rFonts w:asciiTheme="majorHAnsi" w:hAnsiTheme="majorHAnsi" w:cstheme="majorHAnsi"/>
          <w:color w:val="000000"/>
          <w:sz w:val="18"/>
          <w:szCs w:val="16"/>
        </w:rPr>
        <w:t xml:space="preserve">he </w:t>
      </w:r>
      <w:proofErr w:type="spellStart"/>
      <w:r w:rsidR="00CE7188">
        <w:rPr>
          <w:rFonts w:asciiTheme="majorHAnsi" w:hAnsiTheme="majorHAnsi" w:cstheme="majorHAnsi"/>
          <w:color w:val="000000"/>
          <w:sz w:val="18"/>
          <w:szCs w:val="16"/>
        </w:rPr>
        <w:t>Mulesoft</w:t>
      </w:r>
      <w:proofErr w:type="spellEnd"/>
      <w:r w:rsidR="00CE7188">
        <w:rPr>
          <w:rFonts w:asciiTheme="majorHAnsi" w:hAnsiTheme="majorHAnsi" w:cstheme="majorHAnsi"/>
          <w:color w:val="000000"/>
          <w:sz w:val="18"/>
          <w:szCs w:val="16"/>
        </w:rPr>
        <w:t xml:space="preserve"> API Design Center</w:t>
      </w:r>
      <w:r w:rsidR="00170D24">
        <w:rPr>
          <w:rFonts w:asciiTheme="majorHAnsi" w:hAnsiTheme="majorHAnsi" w:cstheme="majorHAnsi"/>
          <w:color w:val="000000"/>
          <w:sz w:val="18"/>
          <w:szCs w:val="16"/>
        </w:rPr>
        <w:t xml:space="preserve"> also </w:t>
      </w:r>
      <w:r w:rsidR="00CE7188">
        <w:rPr>
          <w:rFonts w:asciiTheme="majorHAnsi" w:hAnsiTheme="majorHAnsi" w:cstheme="majorHAnsi"/>
          <w:color w:val="000000"/>
          <w:sz w:val="18"/>
          <w:szCs w:val="16"/>
        </w:rPr>
        <w:t xml:space="preserve">allows </w:t>
      </w:r>
      <w:r w:rsidR="00B93F12">
        <w:rPr>
          <w:rFonts w:asciiTheme="majorHAnsi" w:hAnsiTheme="majorHAnsi" w:cstheme="majorHAnsi"/>
          <w:color w:val="000000"/>
          <w:sz w:val="18"/>
          <w:szCs w:val="16"/>
        </w:rPr>
        <w:t>a quick generation of mock API requests/responses by a configuration switch.</w:t>
      </w:r>
    </w:p>
    <w:p w14:paraId="08D6B6A1" w14:textId="0BA2DCA3" w:rsidR="003F1A04" w:rsidRDefault="003F1A04">
      <w:pPr>
        <w:rPr>
          <w:rFonts w:asciiTheme="majorHAnsi" w:eastAsiaTheme="majorEastAsia" w:hAnsiTheme="majorHAnsi" w:cstheme="majorBidi"/>
          <w:color w:val="2F5496" w:themeColor="accent1" w:themeShade="BF"/>
          <w:sz w:val="26"/>
          <w:szCs w:val="26"/>
        </w:rPr>
      </w:pPr>
    </w:p>
    <w:p w14:paraId="330D58C8" w14:textId="3AEA0101" w:rsidR="00013B7D" w:rsidRDefault="00741E73" w:rsidP="00013B7D">
      <w:pPr>
        <w:pStyle w:val="Heading2"/>
      </w:pPr>
      <w:bookmarkStart w:id="4" w:name="_Toc517560686"/>
      <w:r>
        <w:lastRenderedPageBreak/>
        <w:t>API Contract Standards</w:t>
      </w:r>
      <w:bookmarkEnd w:id="4"/>
    </w:p>
    <w:p w14:paraId="40743C78" w14:textId="735F7FB3" w:rsidR="00536882" w:rsidRPr="00536882" w:rsidRDefault="007069BB" w:rsidP="00536882">
      <w:pPr>
        <w:pStyle w:val="Heading3"/>
      </w:pPr>
      <w:bookmarkStart w:id="5" w:name="_Toc517560687"/>
      <w:r>
        <w:t xml:space="preserve">Contract </w:t>
      </w:r>
      <w:r w:rsidR="00536882">
        <w:t>Standards</w:t>
      </w:r>
      <w:bookmarkEnd w:id="5"/>
    </w:p>
    <w:p w14:paraId="04A84926" w14:textId="235B4846" w:rsidR="00170D24" w:rsidRDefault="00170D24" w:rsidP="00013B7D">
      <w:pPr>
        <w:rPr>
          <w:rFonts w:asciiTheme="majorHAnsi" w:hAnsiTheme="majorHAnsi" w:cstheme="majorHAnsi"/>
          <w:color w:val="000000"/>
          <w:sz w:val="18"/>
          <w:szCs w:val="16"/>
        </w:rPr>
      </w:pPr>
      <w:r>
        <w:rPr>
          <w:rFonts w:asciiTheme="majorHAnsi" w:hAnsiTheme="majorHAnsi" w:cstheme="majorHAnsi"/>
          <w:color w:val="000000"/>
          <w:sz w:val="18"/>
          <w:szCs w:val="16"/>
        </w:rPr>
        <w:t>Below are some API Contract standards widely used in the development community:</w:t>
      </w:r>
    </w:p>
    <w:p w14:paraId="2D0DCBAF" w14:textId="6EF0C9F7" w:rsidR="00313099" w:rsidRDefault="00313099" w:rsidP="00313099">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w:t>
      </w:r>
      <w:r w:rsidR="00564B08">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B985F48" w14:textId="72AD7A52" w:rsidR="00313099" w:rsidRDefault="0011176A" w:rsidP="00313099">
      <w:pPr>
        <w:pStyle w:val="ListParagraph"/>
        <w:numPr>
          <w:ilvl w:val="1"/>
          <w:numId w:val="24"/>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w:t>
      </w:r>
      <w:r w:rsidR="00564B08">
        <w:rPr>
          <w:rFonts w:asciiTheme="majorHAnsi" w:hAnsiTheme="majorHAnsi" w:cstheme="majorHAnsi"/>
          <w:color w:val="000000"/>
          <w:sz w:val="18"/>
          <w:szCs w:val="16"/>
        </w:rPr>
        <w:t xml:space="preserve">  </w:t>
      </w:r>
    </w:p>
    <w:p w14:paraId="59839960" w14:textId="220F10CA" w:rsidR="00564B08" w:rsidRDefault="00564B08" w:rsidP="00313099">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w:t>
      </w:r>
      <w:r w:rsidR="00D24351">
        <w:rPr>
          <w:rFonts w:asciiTheme="majorHAnsi" w:hAnsiTheme="majorHAnsi" w:cstheme="majorHAnsi"/>
          <w:color w:val="000000"/>
          <w:sz w:val="18"/>
          <w:szCs w:val="16"/>
        </w:rPr>
        <w:t>ful</w:t>
      </w:r>
      <w:r>
        <w:rPr>
          <w:rFonts w:asciiTheme="majorHAnsi" w:hAnsiTheme="majorHAnsi" w:cstheme="majorHAnsi"/>
          <w:color w:val="000000"/>
          <w:sz w:val="18"/>
          <w:szCs w:val="16"/>
        </w:rPr>
        <w:t xml:space="preserve"> API Modelling Language (RAML)</w:t>
      </w:r>
    </w:p>
    <w:p w14:paraId="0533C70B" w14:textId="3B9D3479" w:rsidR="00564B08" w:rsidRDefault="00564B08" w:rsidP="00564B08">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18F2DED3" w14:textId="2F7307D8" w:rsidR="00564B08" w:rsidRDefault="00564B08" w:rsidP="00564B08">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467FE82B" w14:textId="604607DC" w:rsidR="00B0318E" w:rsidRDefault="00564B08" w:rsidP="00B0318E">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sidR="00B0318E">
        <w:rPr>
          <w:rFonts w:asciiTheme="majorHAnsi" w:hAnsiTheme="majorHAnsi" w:cstheme="majorHAnsi"/>
          <w:color w:val="000000"/>
          <w:sz w:val="18"/>
          <w:szCs w:val="16"/>
        </w:rPr>
        <w:t>1.2</w:t>
      </w:r>
    </w:p>
    <w:p w14:paraId="79A86BBE" w14:textId="717EEA04" w:rsidR="00A81F77" w:rsidRDefault="0011176A" w:rsidP="007069BB">
      <w:proofErr w:type="spellStart"/>
      <w:r>
        <w:t>OpenAPI</w:t>
      </w:r>
      <w:proofErr w:type="spellEnd"/>
      <w:r>
        <w:t xml:space="preserve"> Specification</w:t>
      </w:r>
    </w:p>
    <w:p w14:paraId="2CE49956" w14:textId="1490B8F1" w:rsidR="005E0C56" w:rsidRPr="005E0C56" w:rsidRDefault="005E0C56" w:rsidP="005E0C56">
      <w:pPr>
        <w:rPr>
          <w:rFonts w:asciiTheme="majorHAnsi" w:hAnsiTheme="majorHAnsi" w:cstheme="majorHAnsi"/>
          <w:color w:val="000000"/>
          <w:sz w:val="18"/>
          <w:szCs w:val="16"/>
        </w:rPr>
      </w:pPr>
      <w:proofErr w:type="spellStart"/>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w:t>
      </w:r>
      <w:proofErr w:type="spellEnd"/>
      <w:r>
        <w:rPr>
          <w:rFonts w:asciiTheme="majorHAnsi" w:hAnsiTheme="majorHAnsi" w:cstheme="majorHAnsi"/>
          <w:color w:val="000000"/>
          <w:sz w:val="18"/>
          <w:szCs w:val="16"/>
        </w:rPr>
        <w:t xml:space="preserve">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w:t>
      </w:r>
      <w:proofErr w:type="spellStart"/>
      <w:r w:rsidR="0012688F">
        <w:rPr>
          <w:rFonts w:asciiTheme="majorHAnsi" w:hAnsiTheme="majorHAnsi" w:cstheme="majorHAnsi"/>
          <w:color w:val="000000"/>
          <w:sz w:val="18"/>
          <w:szCs w:val="16"/>
        </w:rPr>
        <w:t>SmartBear</w:t>
      </w:r>
      <w:proofErr w:type="spellEnd"/>
      <w:r w:rsidR="0012688F">
        <w:rPr>
          <w:rFonts w:asciiTheme="majorHAnsi" w:hAnsiTheme="majorHAnsi" w:cstheme="majorHAnsi"/>
          <w:color w:val="000000"/>
          <w:sz w:val="18"/>
          <w:szCs w:val="16"/>
        </w:rPr>
        <w:t xml:space="preserve"> </w:t>
      </w:r>
      <w:proofErr w:type="spellStart"/>
      <w:r w:rsidR="0012688F">
        <w:rPr>
          <w:rFonts w:asciiTheme="majorHAnsi" w:hAnsiTheme="majorHAnsi" w:cstheme="majorHAnsi"/>
          <w:color w:val="000000"/>
          <w:sz w:val="18"/>
          <w:szCs w:val="16"/>
        </w:rPr>
        <w:t>SwaggerHub</w:t>
      </w:r>
      <w:proofErr w:type="spellEnd"/>
      <w:r w:rsidR="0012688F">
        <w:rPr>
          <w:rFonts w:asciiTheme="majorHAnsi" w:hAnsiTheme="majorHAnsi" w:cstheme="majorHAnsi"/>
          <w:color w:val="000000"/>
          <w:sz w:val="18"/>
          <w:szCs w:val="16"/>
        </w:rPr>
        <w:t>, have been launched to be based on the OAS</w:t>
      </w:r>
      <w:r w:rsidR="00AF1737">
        <w:rPr>
          <w:rFonts w:asciiTheme="majorHAnsi" w:hAnsiTheme="majorHAnsi" w:cstheme="majorHAnsi"/>
          <w:color w:val="000000"/>
          <w:sz w:val="18"/>
          <w:szCs w:val="16"/>
        </w:rPr>
        <w:t xml:space="preserve">.  These platforms allow developers to create Swagger 1.x, 2.x, or (lately) 3.0 specifications for their APIs, as well as publish and socialize these Swagger </w:t>
      </w:r>
      <w:r w:rsidR="00170D24">
        <w:rPr>
          <w:rFonts w:asciiTheme="majorHAnsi" w:hAnsiTheme="majorHAnsi" w:cstheme="majorHAnsi"/>
          <w:color w:val="000000"/>
          <w:sz w:val="18"/>
          <w:szCs w:val="16"/>
        </w:rPr>
        <w:t>API Contract</w:t>
      </w:r>
      <w:r w:rsidR="00AF1737">
        <w:rPr>
          <w:rFonts w:asciiTheme="majorHAnsi" w:hAnsiTheme="majorHAnsi" w:cstheme="majorHAnsi"/>
          <w:color w:val="000000"/>
          <w:sz w:val="18"/>
          <w:szCs w:val="16"/>
        </w:rPr>
        <w: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7F932B5C"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w:t>
      </w:r>
      <w:proofErr w:type="spellStart"/>
      <w:r>
        <w:rPr>
          <w:rFonts w:asciiTheme="majorHAnsi" w:hAnsiTheme="majorHAnsi" w:cstheme="majorHAnsi"/>
          <w:color w:val="000000"/>
          <w:sz w:val="18"/>
          <w:szCs w:val="16"/>
        </w:rPr>
        <w:t>Mulesoft</w:t>
      </w:r>
      <w:proofErr w:type="spellEnd"/>
      <w:r>
        <w:rPr>
          <w:rFonts w:asciiTheme="majorHAnsi" w:hAnsiTheme="majorHAnsi" w:cstheme="majorHAnsi"/>
          <w:color w:val="000000"/>
          <w:sz w:val="18"/>
          <w:szCs w:val="16"/>
        </w:rPr>
        <w:t xml:space="preserve"> has recently joined OAS and now actively supports Swagger, </w:t>
      </w:r>
      <w:proofErr w:type="spellStart"/>
      <w:r>
        <w:rPr>
          <w:rFonts w:asciiTheme="majorHAnsi" w:hAnsiTheme="majorHAnsi" w:cstheme="majorHAnsi"/>
          <w:color w:val="000000"/>
          <w:sz w:val="18"/>
          <w:szCs w:val="16"/>
        </w:rPr>
        <w:t>Mulesoft</w:t>
      </w:r>
      <w:proofErr w:type="spellEnd"/>
      <w:r>
        <w:rPr>
          <w:rFonts w:asciiTheme="majorHAnsi" w:hAnsiTheme="majorHAnsi" w:cstheme="majorHAnsi"/>
          <w:color w:val="000000"/>
          <w:sz w:val="18"/>
          <w:szCs w:val="16"/>
        </w:rPr>
        <w:t xml:space="preserve"> continues to maintain its own </w:t>
      </w:r>
      <w:r w:rsidR="00E37A38">
        <w:rPr>
          <w:rFonts w:asciiTheme="majorHAnsi" w:hAnsiTheme="majorHAnsi" w:cstheme="majorHAnsi"/>
          <w:color w:val="000000"/>
          <w:sz w:val="18"/>
          <w:szCs w:val="16"/>
        </w:rPr>
        <w:t xml:space="preserve">API Contract Standard called RESTful API Modelling Language (RAML).  </w:t>
      </w:r>
      <w:proofErr w:type="spellStart"/>
      <w:r w:rsidR="00E37A38">
        <w:rPr>
          <w:rFonts w:asciiTheme="majorHAnsi" w:hAnsiTheme="majorHAnsi" w:cstheme="majorHAnsi"/>
          <w:color w:val="000000"/>
          <w:sz w:val="18"/>
          <w:szCs w:val="16"/>
        </w:rPr>
        <w:t>Mulesoft</w:t>
      </w:r>
      <w:proofErr w:type="spellEnd"/>
      <w:r w:rsidR="00E37A38">
        <w:rPr>
          <w:rFonts w:asciiTheme="majorHAnsi" w:hAnsiTheme="majorHAnsi" w:cstheme="majorHAnsi"/>
          <w:color w:val="000000"/>
          <w:sz w:val="18"/>
          <w:szCs w:val="16"/>
        </w:rPr>
        <w:t xml:space="preserve"> provides funding for the RAML initiative, but the RAML is </w:t>
      </w:r>
      <w:r w:rsidR="00356822">
        <w:rPr>
          <w:rFonts w:asciiTheme="majorHAnsi" w:hAnsiTheme="majorHAnsi" w:cstheme="majorHAnsi"/>
          <w:color w:val="000000"/>
          <w:sz w:val="18"/>
          <w:szCs w:val="16"/>
        </w:rPr>
        <w:t xml:space="preserve">also </w:t>
      </w:r>
      <w:r w:rsidR="00E37A38">
        <w:rPr>
          <w:rFonts w:asciiTheme="majorHAnsi" w:hAnsiTheme="majorHAnsi" w:cstheme="majorHAnsi"/>
          <w:color w:val="000000"/>
          <w:sz w:val="18"/>
          <w:szCs w:val="16"/>
        </w:rPr>
        <w:t>considered to 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6AD2660A" w14:textId="77777777" w:rsidR="009C5CE7" w:rsidRDefault="009C5CE7" w:rsidP="00787A2D">
      <w:pPr>
        <w:pStyle w:val="Heading3"/>
      </w:pPr>
    </w:p>
    <w:p w14:paraId="56E54BA0" w14:textId="39325007" w:rsidR="00787A2D" w:rsidRDefault="00787A2D" w:rsidP="00787A2D">
      <w:pPr>
        <w:pStyle w:val="Heading3"/>
      </w:pPr>
      <w:bookmarkStart w:id="6" w:name="_Toc517560688"/>
      <w:r>
        <w:t>API Specifications</w:t>
      </w:r>
      <w:bookmarkEnd w:id="6"/>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t xml:space="preserve">API </w:t>
      </w:r>
      <w:r w:rsidR="00681052">
        <w:t xml:space="preserve">Service </w:t>
      </w:r>
      <w:r>
        <w:t>Operations</w:t>
      </w:r>
    </w:p>
    <w:p w14:paraId="2D402B95" w14:textId="529A441D"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Define all API Services to be consumed by your service consumers (e.g., “</w:t>
      </w:r>
      <w:proofErr w:type="spellStart"/>
      <w:r w:rsidRPr="00A34AC1">
        <w:rPr>
          <w:rFonts w:asciiTheme="majorHAnsi" w:hAnsiTheme="majorHAnsi" w:cstheme="majorHAnsi"/>
          <w:color w:val="000000"/>
          <w:sz w:val="18"/>
          <w:szCs w:val="16"/>
        </w:rPr>
        <w:t>xyz</w:t>
      </w:r>
      <w:proofErr w:type="spellEnd"/>
      <w:r w:rsidRPr="00A34AC1">
        <w:rPr>
          <w:rFonts w:asciiTheme="majorHAnsi" w:hAnsiTheme="majorHAnsi" w:cstheme="majorHAnsi"/>
          <w:color w:val="000000"/>
          <w:sz w:val="18"/>
          <w:szCs w:val="16"/>
        </w:rPr>
        <w:t>-database-retrieval-service”)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efine all Service Operations 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 xml:space="preserve">ce (e.g. Retrieve single record, </w:t>
      </w:r>
      <w:proofErr w:type="gramStart"/>
      <w:r w:rsidRPr="00A34AC1">
        <w:rPr>
          <w:rFonts w:asciiTheme="majorHAnsi" w:hAnsiTheme="majorHAnsi" w:cstheme="majorHAnsi"/>
          <w:color w:val="000000"/>
          <w:sz w:val="18"/>
          <w:szCs w:val="16"/>
        </w:rPr>
        <w:t>Retrieve</w:t>
      </w:r>
      <w:proofErr w:type="gramEnd"/>
      <w:r w:rsidRPr="00A34AC1">
        <w:rPr>
          <w:rFonts w:asciiTheme="majorHAnsi" w:hAnsiTheme="majorHAnsi" w:cstheme="majorHAnsi"/>
          <w:color w:val="000000"/>
          <w:sz w:val="18"/>
          <w:szCs w:val="16"/>
        </w:rPr>
        <w:t xml:space="preserve"> a collection, Insert New Record, Update a Record)</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lastRenderedPageBreak/>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77D4F128"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 xml:space="preserve">section of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 xml:space="preserve">how they are expected to be passed (in header, part of the path, on a </w:t>
      </w:r>
      <w:proofErr w:type="spellStart"/>
      <w:r w:rsidR="002E3C09">
        <w:rPr>
          <w:rFonts w:asciiTheme="majorHAnsi" w:hAnsiTheme="majorHAnsi" w:cstheme="majorHAnsi"/>
          <w:color w:val="000000"/>
          <w:sz w:val="18"/>
          <w:szCs w:val="16"/>
        </w:rPr>
        <w:t>querystring</w:t>
      </w:r>
      <w:proofErr w:type="spellEnd"/>
      <w:r w:rsidR="002E3C09">
        <w:rPr>
          <w:rFonts w:asciiTheme="majorHAnsi" w:hAnsiTheme="majorHAnsi" w:cstheme="majorHAnsi"/>
          <w:color w:val="000000"/>
          <w:sz w:val="18"/>
          <w:szCs w:val="16"/>
        </w:rPr>
        <w:t>, or in the request body for POST and PUT requests)</w:t>
      </w:r>
      <w:r w:rsidR="00801CBA">
        <w:rPr>
          <w:rFonts w:asciiTheme="majorHAnsi" w:hAnsiTheme="majorHAnsi" w:cstheme="majorHAnsi"/>
          <w:color w:val="000000"/>
          <w:sz w:val="18"/>
          <w:szCs w:val="16"/>
        </w:rPr>
        <w:t>.</w:t>
      </w:r>
    </w:p>
    <w:p w14:paraId="06A4A884" w14:textId="3F34909B"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 request definition in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31DA4A8C"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response section of the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list all structures and attributes expected to be returned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Data Type (e.g., string, number, date, </w:t>
      </w:r>
      <w:proofErr w:type="spellStart"/>
      <w:r>
        <w:rPr>
          <w:rFonts w:asciiTheme="majorHAnsi" w:hAnsiTheme="majorHAnsi" w:cstheme="majorHAnsi"/>
          <w:color w:val="000000"/>
          <w:sz w:val="18"/>
          <w:szCs w:val="16"/>
        </w:rPr>
        <w:t>boolean</w:t>
      </w:r>
      <w:proofErr w:type="spellEnd"/>
      <w:r>
        <w:rPr>
          <w:rFonts w:asciiTheme="majorHAnsi" w:hAnsiTheme="majorHAnsi" w:cstheme="majorHAnsi"/>
          <w:color w:val="000000"/>
          <w:sz w:val="18"/>
          <w:szCs w:val="16"/>
        </w:rPr>
        <w:t>, array)</w:t>
      </w:r>
    </w:p>
    <w:p w14:paraId="0DABA735" w14:textId="7A9A349E"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Example (i.e. provide a concrete example for each data item returned, with any sensitive information scrubbed or replaced with dummy data)</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09828625" w14:textId="08E17CA0" w:rsidR="009E5E1F" w:rsidRDefault="00E46C58"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Example of a response </w:t>
      </w:r>
      <w:r w:rsidR="00844915">
        <w:rPr>
          <w:rFonts w:asciiTheme="majorHAnsi" w:hAnsiTheme="majorHAnsi" w:cstheme="majorHAnsi"/>
          <w:color w:val="000000"/>
          <w:sz w:val="18"/>
          <w:szCs w:val="16"/>
        </w:rPr>
        <w:t>model for a Swagger sample pet store</w:t>
      </w:r>
      <w:r>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lastRenderedPageBreak/>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4D76B6E7" w:rsidR="007069BB" w:rsidRDefault="007069BB">
      <w:pPr>
        <w:rPr>
          <w:rFonts w:asciiTheme="majorHAnsi" w:eastAsiaTheme="majorEastAsia" w:hAnsiTheme="majorHAnsi" w:cstheme="majorBidi"/>
          <w:color w:val="2F5496" w:themeColor="accent1" w:themeShade="BF"/>
          <w:sz w:val="26"/>
          <w:szCs w:val="26"/>
        </w:rPr>
      </w:pPr>
    </w:p>
    <w:p w14:paraId="41B3DD1F" w14:textId="22C17E17" w:rsidR="00741E73" w:rsidRDefault="00741E73" w:rsidP="007069BB">
      <w:pPr>
        <w:pStyle w:val="Heading3"/>
      </w:pPr>
      <w:bookmarkStart w:id="7" w:name="_Toc517560689"/>
      <w:r>
        <w:t>Swagger and RAML</w:t>
      </w:r>
      <w:bookmarkEnd w:id="7"/>
    </w:p>
    <w:p w14:paraId="2C5E8328" w14:textId="5E539F45"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As stated in Section 4.2.1, both Swagger and RAML are widely used to define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s for REST APIs.</w:t>
      </w:r>
    </w:p>
    <w:p w14:paraId="7627823A" w14:textId="491214B9"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Pr>
          <w:rFonts w:asciiTheme="majorHAnsi" w:hAnsiTheme="majorHAnsi" w:cstheme="majorHAnsi"/>
          <w:color w:val="000000"/>
          <w:sz w:val="18"/>
          <w:szCs w:val="16"/>
        </w:rPr>
        <w:t xml:space="preserve"> based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lastRenderedPageBreak/>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55B1E44F"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using YAML to define both.  There are some slight</w:t>
      </w:r>
      <w:r w:rsidR="00356822">
        <w:rPr>
          <w:rFonts w:asciiTheme="majorHAnsi" w:hAnsiTheme="majorHAnsi" w:cstheme="majorHAnsi"/>
          <w:color w:val="000000"/>
          <w:sz w:val="18"/>
          <w:szCs w:val="16"/>
        </w:rPr>
        <w:t>, minor</w:t>
      </w:r>
      <w:r w:rsidR="002B722E">
        <w:rPr>
          <w:rFonts w:asciiTheme="majorHAnsi" w:hAnsiTheme="majorHAnsi" w:cstheme="majorHAnsi"/>
          <w:color w:val="000000"/>
          <w:sz w:val="18"/>
          <w:szCs w:val="16"/>
        </w:rPr>
        <w:t xml:space="preserve"> differences between the two contract definition languages</w:t>
      </w:r>
      <w:r w:rsidR="00356822">
        <w:rPr>
          <w:rFonts w:asciiTheme="majorHAnsi" w:hAnsiTheme="majorHAnsi" w:cstheme="majorHAnsi"/>
          <w:color w:val="000000"/>
          <w:sz w:val="18"/>
          <w:szCs w:val="16"/>
        </w:rPr>
        <w:t>.</w:t>
      </w:r>
    </w:p>
    <w:p w14:paraId="25658132" w14:textId="11C91D8F"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result, </w:t>
      </w:r>
      <w:proofErr w:type="spellStart"/>
      <w:r>
        <w:rPr>
          <w:rFonts w:asciiTheme="majorHAnsi" w:hAnsiTheme="majorHAnsi" w:cstheme="majorHAnsi"/>
          <w:color w:val="000000"/>
          <w:sz w:val="18"/>
          <w:szCs w:val="16"/>
        </w:rPr>
        <w:t>Mulesoft</w:t>
      </w:r>
      <w:proofErr w:type="spellEnd"/>
      <w:r>
        <w:rPr>
          <w:rFonts w:asciiTheme="majorHAnsi" w:hAnsiTheme="majorHAnsi" w:cstheme="majorHAnsi"/>
          <w:color w:val="000000"/>
          <w:sz w:val="18"/>
          <w:szCs w:val="16"/>
        </w:rPr>
        <w:t xml:space="preserve"> has worked on </w:t>
      </w:r>
      <w:r w:rsidR="00356822">
        <w:rPr>
          <w:rFonts w:asciiTheme="majorHAnsi" w:hAnsiTheme="majorHAnsi" w:cstheme="majorHAnsi"/>
          <w:color w:val="000000"/>
          <w:sz w:val="18"/>
          <w:szCs w:val="16"/>
        </w:rPr>
        <w:t xml:space="preserve">a </w:t>
      </w:r>
      <w:r>
        <w:rPr>
          <w:rFonts w:asciiTheme="majorHAnsi" w:hAnsiTheme="majorHAnsi" w:cstheme="majorHAnsi"/>
          <w:color w:val="000000"/>
          <w:sz w:val="18"/>
          <w:szCs w:val="16"/>
        </w:rPr>
        <w:t xml:space="preserve">utility that allows </w:t>
      </w:r>
      <w:r w:rsidR="00356822">
        <w:rPr>
          <w:rFonts w:asciiTheme="majorHAnsi" w:hAnsiTheme="majorHAnsi" w:cstheme="majorHAnsi"/>
          <w:color w:val="000000"/>
          <w:sz w:val="18"/>
          <w:szCs w:val="16"/>
        </w:rPr>
        <w:t>conversion</w:t>
      </w:r>
      <w:r>
        <w:rPr>
          <w:rFonts w:asciiTheme="majorHAnsi" w:hAnsiTheme="majorHAnsi" w:cstheme="majorHAnsi"/>
          <w:color w:val="000000"/>
          <w:sz w:val="18"/>
          <w:szCs w:val="16"/>
        </w:rPr>
        <w:t xml:space="preserve"> from OAS Swagger to RA</w:t>
      </w:r>
      <w:r w:rsidR="00054418">
        <w:rPr>
          <w:rFonts w:asciiTheme="majorHAnsi" w:hAnsiTheme="majorHAnsi" w:cstheme="majorHAnsi"/>
          <w:color w:val="000000"/>
          <w:sz w:val="18"/>
          <w:szCs w:val="16"/>
        </w:rPr>
        <w:t xml:space="preserve">ML, to </w:t>
      </w:r>
      <w:r w:rsidR="00356822">
        <w:rPr>
          <w:rFonts w:asciiTheme="majorHAnsi" w:hAnsiTheme="majorHAnsi" w:cstheme="majorHAnsi"/>
          <w:color w:val="000000"/>
          <w:sz w:val="18"/>
          <w:szCs w:val="16"/>
        </w:rPr>
        <w:t xml:space="preserve">automate migration from </w:t>
      </w:r>
      <w:r w:rsidR="00054418">
        <w:rPr>
          <w:rFonts w:asciiTheme="majorHAnsi" w:hAnsiTheme="majorHAnsi" w:cstheme="majorHAnsi"/>
          <w:color w:val="000000"/>
          <w:sz w:val="18"/>
          <w:szCs w:val="16"/>
        </w:rPr>
        <w:t>non-</w:t>
      </w:r>
      <w:proofErr w:type="spellStart"/>
      <w:r w:rsidR="00054418">
        <w:rPr>
          <w:rFonts w:asciiTheme="majorHAnsi" w:hAnsiTheme="majorHAnsi" w:cstheme="majorHAnsi"/>
          <w:color w:val="000000"/>
          <w:sz w:val="18"/>
          <w:szCs w:val="16"/>
        </w:rPr>
        <w:t>Mulesoft</w:t>
      </w:r>
      <w:proofErr w:type="spellEnd"/>
      <w:r w:rsidR="00054418">
        <w:rPr>
          <w:rFonts w:asciiTheme="majorHAnsi" w:hAnsiTheme="majorHAnsi" w:cstheme="majorHAnsi"/>
          <w:color w:val="000000"/>
          <w:sz w:val="18"/>
          <w:szCs w:val="16"/>
        </w:rPr>
        <w:t xml:space="preserve"> APIs onto the </w:t>
      </w:r>
      <w:proofErr w:type="spellStart"/>
      <w:r w:rsidR="00054418">
        <w:rPr>
          <w:rFonts w:asciiTheme="majorHAnsi" w:hAnsiTheme="majorHAnsi" w:cstheme="majorHAnsi"/>
          <w:color w:val="000000"/>
          <w:sz w:val="18"/>
          <w:szCs w:val="16"/>
        </w:rPr>
        <w:t>Mulesoft</w:t>
      </w:r>
      <w:proofErr w:type="spellEnd"/>
      <w:r w:rsidR="00054418">
        <w:rPr>
          <w:rFonts w:asciiTheme="majorHAnsi" w:hAnsiTheme="majorHAnsi" w:cstheme="majorHAnsi"/>
          <w:color w:val="000000"/>
          <w:sz w:val="18"/>
          <w:szCs w:val="16"/>
        </w:rPr>
        <w:t xml:space="preserve"> platform.</w:t>
      </w:r>
      <w:r w:rsidR="003A5284">
        <w:rPr>
          <w:rFonts w:asciiTheme="majorHAnsi" w:hAnsiTheme="majorHAnsi" w:cstheme="majorHAnsi"/>
          <w:color w:val="000000"/>
          <w:sz w:val="18"/>
          <w:szCs w:val="16"/>
        </w:rPr>
        <w:t xml:space="preserve">  The utility also allows converting from RAML into OAS Swagger.</w:t>
      </w:r>
    </w:p>
    <w:p w14:paraId="6AFA81A2" w14:textId="740EEB14" w:rsidR="00787A2D" w:rsidRDefault="00787A2D" w:rsidP="00787A2D">
      <w:pPr>
        <w:pStyle w:val="Heading4"/>
      </w:pPr>
      <w:bookmarkStart w:id="8" w:name="_Toc517560690"/>
      <w:r>
        <w:lastRenderedPageBreak/>
        <w:t>Conversions</w:t>
      </w:r>
      <w:bookmarkEnd w:id="8"/>
    </w:p>
    <w:p w14:paraId="1D6659F9" w14:textId="7517CB35" w:rsidR="00013B7D" w:rsidRDefault="00DF03CA" w:rsidP="00013B7D">
      <w:pPr>
        <w:rPr>
          <w:rFonts w:asciiTheme="majorHAnsi" w:hAnsiTheme="majorHAnsi" w:cstheme="majorHAnsi"/>
          <w:color w:val="000000"/>
          <w:sz w:val="18"/>
          <w:szCs w:val="16"/>
        </w:rPr>
      </w:pPr>
      <w:proofErr w:type="spellStart"/>
      <w:r w:rsidRPr="00054418">
        <w:rPr>
          <w:rFonts w:asciiTheme="majorHAnsi" w:hAnsiTheme="majorHAnsi" w:cstheme="majorHAnsi"/>
          <w:color w:val="000000"/>
          <w:sz w:val="18"/>
          <w:szCs w:val="16"/>
        </w:rPr>
        <w:t>Mulesoft</w:t>
      </w:r>
      <w:proofErr w:type="spellEnd"/>
      <w:r w:rsidRPr="00054418">
        <w:rPr>
          <w:rFonts w:asciiTheme="majorHAnsi" w:hAnsiTheme="majorHAnsi" w:cstheme="majorHAnsi"/>
          <w:color w:val="000000"/>
          <w:sz w:val="18"/>
          <w:szCs w:val="16"/>
        </w:rPr>
        <w:t xml:space="preserve">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w:t>
      </w:r>
      <w:proofErr w:type="spellStart"/>
      <w:r w:rsidR="00B34323">
        <w:rPr>
          <w:rFonts w:asciiTheme="majorHAnsi" w:hAnsiTheme="majorHAnsi" w:cstheme="majorHAnsi"/>
          <w:color w:val="000000"/>
          <w:sz w:val="18"/>
          <w:szCs w:val="16"/>
        </w:rPr>
        <w:t>Mulesoft</w:t>
      </w:r>
      <w:proofErr w:type="spellEnd"/>
      <w:r w:rsidR="00B34323">
        <w:rPr>
          <w:rFonts w:asciiTheme="majorHAnsi" w:hAnsiTheme="majorHAnsi" w:cstheme="majorHAnsi"/>
          <w:color w:val="000000"/>
          <w:sz w:val="18"/>
          <w:szCs w:val="16"/>
        </w:rPr>
        <w:t xml:space="preserve">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6B7FA3C1"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w:t>
      </w:r>
      <w:proofErr w:type="spellStart"/>
      <w:r>
        <w:rPr>
          <w:rFonts w:asciiTheme="majorHAnsi" w:hAnsiTheme="majorHAnsi" w:cstheme="majorHAnsi"/>
          <w:color w:val="000000"/>
          <w:sz w:val="18"/>
          <w:szCs w:val="16"/>
        </w:rPr>
        <w:t>Mulesoft</w:t>
      </w:r>
      <w:proofErr w:type="spellEnd"/>
      <w:r>
        <w:rPr>
          <w:rFonts w:asciiTheme="majorHAnsi" w:hAnsiTheme="majorHAnsi" w:cstheme="majorHAnsi"/>
          <w:color w:val="000000"/>
          <w:sz w:val="18"/>
          <w:szCs w:val="16"/>
        </w:rPr>
        <w:t xml:space="preserve"> has also launched a web-based converter, which can be used by passing one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 xml:space="preserve">t of the GitHub web page for this </w:t>
      </w:r>
      <w:proofErr w:type="spellStart"/>
      <w:r w:rsidR="00180E35">
        <w:rPr>
          <w:rFonts w:asciiTheme="majorHAnsi" w:hAnsiTheme="majorHAnsi" w:cstheme="majorHAnsi"/>
          <w:color w:val="000000"/>
          <w:sz w:val="18"/>
          <w:szCs w:val="16"/>
        </w:rPr>
        <w:t>Mulesoft</w:t>
      </w:r>
      <w:proofErr w:type="spellEnd"/>
      <w:r w:rsidR="00180E35">
        <w:rPr>
          <w:rFonts w:asciiTheme="majorHAnsi" w:hAnsiTheme="majorHAnsi" w:cstheme="majorHAnsi"/>
          <w:color w:val="000000"/>
          <w:sz w:val="18"/>
          <w:szCs w:val="16"/>
        </w:rPr>
        <w:t xml:space="preserve">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823" cy="5496772"/>
                    </a:xfrm>
                    <a:prstGeom prst="rect">
                      <a:avLst/>
                    </a:prstGeom>
                  </pic:spPr>
                </pic:pic>
              </a:graphicData>
            </a:graphic>
          </wp:inline>
        </w:drawing>
      </w:r>
      <w:r w:rsidR="00013B7D">
        <w:br w:type="page"/>
      </w:r>
    </w:p>
    <w:p w14:paraId="55AC35AC" w14:textId="7B5D5D57" w:rsidR="00787A2D" w:rsidRDefault="00787A2D" w:rsidP="00787A2D">
      <w:pPr>
        <w:pStyle w:val="Heading2"/>
      </w:pPr>
      <w:bookmarkStart w:id="9" w:name="_Toc517560691"/>
      <w:r>
        <w:lastRenderedPageBreak/>
        <w:t xml:space="preserve">MuleSoft </w:t>
      </w:r>
      <w:r w:rsidR="00A50507">
        <w:t>Design Center</w:t>
      </w:r>
      <w:bookmarkEnd w:id="9"/>
    </w:p>
    <w:p w14:paraId="11453E1E" w14:textId="5E355E02" w:rsidR="00A50507" w:rsidRDefault="00A50507" w:rsidP="00DF03CA">
      <w:pPr>
        <w:rPr>
          <w:rFonts w:asciiTheme="majorHAnsi" w:hAnsiTheme="majorHAnsi" w:cstheme="majorHAnsi"/>
          <w:color w:val="000000"/>
          <w:sz w:val="18"/>
          <w:szCs w:val="16"/>
        </w:rPr>
      </w:pPr>
      <w:proofErr w:type="spellStart"/>
      <w:r w:rsidRPr="00A50507">
        <w:rPr>
          <w:rFonts w:asciiTheme="majorHAnsi" w:hAnsiTheme="majorHAnsi" w:cstheme="majorHAnsi"/>
          <w:color w:val="000000"/>
          <w:sz w:val="18"/>
          <w:szCs w:val="16"/>
        </w:rPr>
        <w:t>Mulesoft</w:t>
      </w:r>
      <w:proofErr w:type="spellEnd"/>
      <w:r w:rsidRPr="00A50507">
        <w:rPr>
          <w:rFonts w:asciiTheme="majorHAnsi" w:hAnsiTheme="majorHAnsi" w:cstheme="majorHAnsi"/>
          <w:color w:val="000000"/>
          <w:sz w:val="18"/>
          <w:szCs w:val="16"/>
        </w:rPr>
        <w:t xml:space="preserve"> </w:t>
      </w:r>
      <w:r>
        <w:rPr>
          <w:rFonts w:asciiTheme="majorHAnsi" w:hAnsiTheme="majorHAnsi" w:cstheme="majorHAnsi"/>
          <w:color w:val="000000"/>
          <w:sz w:val="18"/>
          <w:szCs w:val="16"/>
        </w:rPr>
        <w:t xml:space="preserve">has created an API Design Center (screenshot below), which allows a developer to create an API Contract online, within </w:t>
      </w:r>
      <w:proofErr w:type="spellStart"/>
      <w:r>
        <w:rPr>
          <w:rFonts w:asciiTheme="majorHAnsi" w:hAnsiTheme="majorHAnsi" w:cstheme="majorHAnsi"/>
          <w:color w:val="000000"/>
          <w:sz w:val="18"/>
          <w:szCs w:val="16"/>
        </w:rPr>
        <w:t>Anypoint</w:t>
      </w:r>
      <w:proofErr w:type="spellEnd"/>
      <w:r>
        <w:rPr>
          <w:rFonts w:asciiTheme="majorHAnsi" w:hAnsiTheme="majorHAnsi" w:cstheme="majorHAnsi"/>
          <w:color w:val="000000"/>
          <w:sz w:val="18"/>
          <w:szCs w:val="16"/>
        </w:rPr>
        <w:t xml:space="preserve">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1ABA14C8"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xml:space="preserve">, under “API Summary” section, as shown in the above screenshot.  This allows the developer to test the </w:t>
      </w:r>
      <w:r w:rsidR="00170D24">
        <w:rPr>
          <w:rFonts w:asciiTheme="majorHAnsi" w:hAnsiTheme="majorHAnsi" w:cstheme="majorHAnsi"/>
          <w:color w:val="000000"/>
          <w:sz w:val="18"/>
          <w:szCs w:val="16"/>
        </w:rPr>
        <w:t>API Contract</w:t>
      </w:r>
      <w:r w:rsidR="002E4A06">
        <w:rPr>
          <w:rFonts w:asciiTheme="majorHAnsi" w:hAnsiTheme="majorHAnsi" w:cstheme="majorHAnsi"/>
          <w:color w:val="000000"/>
          <w:sz w:val="18"/>
          <w:szCs w:val="16"/>
        </w:rPr>
        <w:t xml:space="preserve">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w:t>
      </w:r>
      <w:proofErr w:type="spellStart"/>
      <w:r w:rsidR="004D2CF4">
        <w:rPr>
          <w:rFonts w:asciiTheme="majorHAnsi" w:hAnsiTheme="majorHAnsi" w:cstheme="majorHAnsi"/>
          <w:color w:val="000000"/>
          <w:sz w:val="18"/>
          <w:szCs w:val="16"/>
        </w:rPr>
        <w:t>Mulesoft</w:t>
      </w:r>
      <w:proofErr w:type="spellEnd"/>
      <w:r w:rsidR="004D2CF4">
        <w:rPr>
          <w:rFonts w:asciiTheme="majorHAnsi" w:hAnsiTheme="majorHAnsi" w:cstheme="majorHAnsi"/>
          <w:color w:val="000000"/>
          <w:sz w:val="18"/>
          <w:szCs w:val="16"/>
        </w:rPr>
        <w:t xml:space="preserve">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656B0DC8" w:rsidR="0036611D" w:rsidRDefault="00356822"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Developers </w:t>
      </w:r>
      <w:r w:rsidR="0036611D">
        <w:rPr>
          <w:rFonts w:asciiTheme="majorHAnsi" w:hAnsiTheme="majorHAnsi" w:cstheme="majorHAnsi"/>
          <w:color w:val="000000"/>
          <w:sz w:val="18"/>
          <w:szCs w:val="16"/>
        </w:rPr>
        <w:t xml:space="preserve">should </w:t>
      </w:r>
      <w:r>
        <w:rPr>
          <w:rFonts w:asciiTheme="majorHAnsi" w:hAnsiTheme="majorHAnsi" w:cstheme="majorHAnsi"/>
          <w:color w:val="000000"/>
          <w:sz w:val="18"/>
          <w:szCs w:val="16"/>
        </w:rPr>
        <w:t>create</w:t>
      </w:r>
      <w:r w:rsidR="0036611D">
        <w:rPr>
          <w:rFonts w:asciiTheme="majorHAnsi" w:hAnsiTheme="majorHAnsi" w:cstheme="majorHAnsi"/>
          <w:color w:val="000000"/>
          <w:sz w:val="18"/>
          <w:szCs w:val="16"/>
        </w:rPr>
        <w:t xml:space="preserve"> all </w:t>
      </w:r>
      <w:r w:rsidR="00170D24">
        <w:rPr>
          <w:rFonts w:asciiTheme="majorHAnsi" w:hAnsiTheme="majorHAnsi" w:cstheme="majorHAnsi"/>
          <w:color w:val="000000"/>
          <w:sz w:val="18"/>
          <w:szCs w:val="16"/>
        </w:rPr>
        <w:t>API Contract</w:t>
      </w:r>
      <w:r w:rsidR="0036611D">
        <w:rPr>
          <w:rFonts w:asciiTheme="majorHAnsi" w:hAnsiTheme="majorHAnsi" w:cstheme="majorHAnsi"/>
          <w:color w:val="000000"/>
          <w:sz w:val="18"/>
          <w:szCs w:val="16"/>
        </w:rPr>
        <w:t xml:space="preserve">s </w:t>
      </w:r>
      <w:r w:rsidR="009372E8">
        <w:rPr>
          <w:rFonts w:asciiTheme="majorHAnsi" w:hAnsiTheme="majorHAnsi" w:cstheme="majorHAnsi"/>
          <w:color w:val="000000"/>
          <w:sz w:val="18"/>
          <w:szCs w:val="16"/>
        </w:rPr>
        <w:t xml:space="preserve">on </w:t>
      </w:r>
      <w:proofErr w:type="spellStart"/>
      <w:r w:rsidR="009372E8">
        <w:rPr>
          <w:rFonts w:asciiTheme="majorHAnsi" w:hAnsiTheme="majorHAnsi" w:cstheme="majorHAnsi"/>
          <w:color w:val="000000"/>
          <w:sz w:val="18"/>
          <w:szCs w:val="16"/>
        </w:rPr>
        <w:t>Mulesoft</w:t>
      </w:r>
      <w:proofErr w:type="spellEnd"/>
      <w:r w:rsidR="009372E8">
        <w:rPr>
          <w:rFonts w:asciiTheme="majorHAnsi" w:hAnsiTheme="majorHAnsi" w:cstheme="majorHAnsi"/>
          <w:color w:val="000000"/>
          <w:sz w:val="18"/>
          <w:szCs w:val="16"/>
        </w:rPr>
        <w:t xml:space="preserve"> platform within the Design Center.  Once the </w:t>
      </w:r>
      <w:r w:rsidR="00170D24">
        <w:rPr>
          <w:rFonts w:asciiTheme="majorHAnsi" w:hAnsiTheme="majorHAnsi" w:cstheme="majorHAnsi"/>
          <w:color w:val="000000"/>
          <w:sz w:val="18"/>
          <w:szCs w:val="16"/>
        </w:rPr>
        <w:t>API Contract</w:t>
      </w:r>
      <w:r w:rsidR="009372E8">
        <w:rPr>
          <w:rFonts w:asciiTheme="majorHAnsi" w:hAnsiTheme="majorHAnsi" w:cstheme="majorHAnsi"/>
          <w:color w:val="000000"/>
          <w:sz w:val="18"/>
          <w:szCs w:val="16"/>
        </w:rPr>
        <w:t xml:space="preserve">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convert the API to a mock API initially, following the </w:t>
      </w:r>
      <w:r w:rsidR="00A93419">
        <w:rPr>
          <w:rFonts w:asciiTheme="majorHAnsi" w:hAnsiTheme="majorHAnsi" w:cstheme="majorHAnsi"/>
          <w:color w:val="000000"/>
          <w:sz w:val="18"/>
          <w:szCs w:val="16"/>
        </w:rPr>
        <w:t xml:space="preserve">Design First strategy to expose the </w:t>
      </w:r>
      <w:r w:rsidR="00170D24">
        <w:rPr>
          <w:rFonts w:asciiTheme="majorHAnsi" w:hAnsiTheme="majorHAnsi" w:cstheme="majorHAnsi"/>
          <w:color w:val="000000"/>
          <w:sz w:val="18"/>
          <w:szCs w:val="16"/>
        </w:rPr>
        <w:t>API Contract</w:t>
      </w:r>
      <w:r w:rsidR="00A93419">
        <w:rPr>
          <w:rFonts w:asciiTheme="majorHAnsi" w:hAnsiTheme="majorHAnsi" w:cstheme="majorHAnsi"/>
          <w:color w:val="000000"/>
          <w:sz w:val="18"/>
          <w:szCs w:val="16"/>
        </w:rPr>
        <w:t xml:space="preserve"> and mock to API consumers.  Once the mock API is up and running, inform API consumers to start testing their client applications and microservices to consume </w:t>
      </w:r>
      <w:r w:rsidR="005F44A6">
        <w:rPr>
          <w:rFonts w:asciiTheme="majorHAnsi" w:hAnsiTheme="majorHAnsi" w:cstheme="majorHAnsi"/>
          <w:color w:val="000000"/>
          <w:sz w:val="18"/>
          <w:szCs w:val="16"/>
        </w:rPr>
        <w:t xml:space="preserve">the </w:t>
      </w:r>
      <w:r w:rsidR="00A93419">
        <w:rPr>
          <w:rFonts w:asciiTheme="majorHAnsi" w:hAnsiTheme="majorHAnsi" w:cstheme="majorHAnsi"/>
          <w:color w:val="000000"/>
          <w:sz w:val="18"/>
          <w:szCs w:val="16"/>
        </w:rPr>
        <w:t xml:space="preserve">mock API.  Only after </w:t>
      </w:r>
      <w:r w:rsidR="005F44A6">
        <w:rPr>
          <w:rFonts w:asciiTheme="majorHAnsi" w:hAnsiTheme="majorHAnsi" w:cstheme="majorHAnsi"/>
          <w:color w:val="000000"/>
          <w:sz w:val="18"/>
          <w:szCs w:val="16"/>
        </w:rPr>
        <w:t>completion of</w:t>
      </w:r>
      <w:r w:rsidR="00A93419">
        <w:rPr>
          <w:rFonts w:asciiTheme="majorHAnsi" w:hAnsiTheme="majorHAnsi" w:cstheme="majorHAnsi"/>
          <w:color w:val="000000"/>
          <w:sz w:val="18"/>
          <w:szCs w:val="16"/>
        </w:rPr>
        <w:t xml:space="preserve"> “live” microservice development and validat</w:t>
      </w:r>
      <w:r w:rsidR="005F44A6">
        <w:rPr>
          <w:rFonts w:asciiTheme="majorHAnsi" w:hAnsiTheme="majorHAnsi" w:cstheme="majorHAnsi"/>
          <w:color w:val="000000"/>
          <w:sz w:val="18"/>
          <w:szCs w:val="16"/>
        </w:rPr>
        <w:t>ion</w:t>
      </w:r>
      <w:r w:rsidR="00A93419">
        <w:rPr>
          <w:rFonts w:asciiTheme="majorHAnsi" w:hAnsiTheme="majorHAnsi" w:cstheme="majorHAnsi"/>
          <w:color w:val="000000"/>
          <w:sz w:val="18"/>
          <w:szCs w:val="16"/>
        </w:rPr>
        <w:t xml:space="preserve"> </w:t>
      </w:r>
      <w:r w:rsidR="005F44A6">
        <w:rPr>
          <w:rFonts w:asciiTheme="majorHAnsi" w:hAnsiTheme="majorHAnsi" w:cstheme="majorHAnsi"/>
          <w:color w:val="000000"/>
          <w:sz w:val="18"/>
          <w:szCs w:val="16"/>
        </w:rPr>
        <w:t xml:space="preserve">of </w:t>
      </w:r>
      <w:r w:rsidR="00A93419">
        <w:rPr>
          <w:rFonts w:asciiTheme="majorHAnsi" w:hAnsiTheme="majorHAnsi" w:cstheme="majorHAnsi"/>
          <w:color w:val="000000"/>
          <w:sz w:val="18"/>
          <w:szCs w:val="16"/>
        </w:rPr>
        <w:t xml:space="preserve">API live requests and responses, </w:t>
      </w:r>
      <w:r w:rsidR="005F44A6">
        <w:rPr>
          <w:rFonts w:asciiTheme="majorHAnsi" w:hAnsiTheme="majorHAnsi" w:cstheme="majorHAnsi"/>
          <w:color w:val="000000"/>
          <w:sz w:val="18"/>
          <w:szCs w:val="16"/>
        </w:rPr>
        <w:t xml:space="preserve">then </w:t>
      </w:r>
      <w:r w:rsidR="00A93419">
        <w:rPr>
          <w:rFonts w:asciiTheme="majorHAnsi" w:hAnsiTheme="majorHAnsi" w:cstheme="majorHAnsi"/>
          <w:color w:val="000000"/>
          <w:sz w:val="18"/>
          <w:szCs w:val="16"/>
        </w:rPr>
        <w:t xml:space="preserve"> publish </w:t>
      </w:r>
      <w:r w:rsidR="005F44A6">
        <w:rPr>
          <w:rFonts w:asciiTheme="majorHAnsi" w:hAnsiTheme="majorHAnsi" w:cstheme="majorHAnsi"/>
          <w:color w:val="000000"/>
          <w:sz w:val="18"/>
          <w:szCs w:val="16"/>
        </w:rPr>
        <w:t xml:space="preserve">the </w:t>
      </w:r>
      <w:r w:rsidR="00A93419">
        <w:rPr>
          <w:rFonts w:asciiTheme="majorHAnsi" w:hAnsiTheme="majorHAnsi" w:cstheme="majorHAnsi"/>
          <w:color w:val="000000"/>
          <w:sz w:val="18"/>
          <w:szCs w:val="16"/>
        </w:rPr>
        <w:t xml:space="preserve">API to Exchange and </w:t>
      </w:r>
      <w:proofErr w:type="spellStart"/>
      <w:r w:rsidR="00062C5E">
        <w:rPr>
          <w:rFonts w:asciiTheme="majorHAnsi" w:hAnsiTheme="majorHAnsi" w:cstheme="majorHAnsi"/>
          <w:color w:val="000000"/>
          <w:sz w:val="18"/>
          <w:szCs w:val="16"/>
        </w:rPr>
        <w:t>Mulesoft</w:t>
      </w:r>
      <w:proofErr w:type="spellEnd"/>
      <w:r w:rsidR="00062C5E">
        <w:rPr>
          <w:rFonts w:asciiTheme="majorHAnsi" w:hAnsiTheme="majorHAnsi" w:cstheme="majorHAnsi"/>
          <w:color w:val="000000"/>
          <w:sz w:val="18"/>
          <w:szCs w:val="16"/>
        </w:rPr>
        <w:t xml:space="preserve"> runtimes, and update the API Contract definition inside the Design Center to no longer return mock responses.</w:t>
      </w:r>
    </w:p>
    <w:p w14:paraId="3C97F82D" w14:textId="42A76EEE"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any new </w:t>
      </w:r>
      <w:r w:rsidR="00170D24">
        <w:rPr>
          <w:rFonts w:asciiTheme="majorHAnsi" w:hAnsiTheme="majorHAnsi" w:cstheme="majorHAnsi"/>
          <w:color w:val="000000"/>
          <w:sz w:val="18"/>
          <w:szCs w:val="16"/>
        </w:rPr>
        <w:t>API Contract</w:t>
      </w:r>
      <w:r>
        <w:rPr>
          <w:rFonts w:asciiTheme="majorHAnsi" w:hAnsiTheme="majorHAnsi" w:cstheme="majorHAnsi"/>
          <w:color w:val="000000"/>
          <w:sz w:val="18"/>
          <w:szCs w:val="16"/>
        </w:rPr>
        <w:t xml:space="preserve"> changes are made to the RAML contract, version </w:t>
      </w:r>
      <w:r w:rsidR="005F44A6">
        <w:rPr>
          <w:rFonts w:asciiTheme="majorHAnsi" w:hAnsiTheme="majorHAnsi" w:cstheme="majorHAnsi"/>
          <w:color w:val="000000"/>
          <w:sz w:val="18"/>
          <w:szCs w:val="16"/>
        </w:rPr>
        <w:t xml:space="preserve">the </w:t>
      </w:r>
      <w:r>
        <w:rPr>
          <w:rFonts w:asciiTheme="majorHAnsi" w:hAnsiTheme="majorHAnsi" w:cstheme="majorHAnsi"/>
          <w:color w:val="000000"/>
          <w:sz w:val="18"/>
          <w:szCs w:val="16"/>
        </w:rPr>
        <w:t>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3DBFE71" w14:textId="124ABE76" w:rsidR="00816936" w:rsidRDefault="00816936">
      <w:pPr>
        <w:rPr>
          <w:rFonts w:asciiTheme="majorHAnsi" w:eastAsiaTheme="majorEastAsia" w:hAnsiTheme="majorHAnsi" w:cstheme="majorBidi"/>
          <w:color w:val="2F5496" w:themeColor="accent1" w:themeShade="BF"/>
          <w:sz w:val="32"/>
          <w:szCs w:val="32"/>
        </w:rPr>
      </w:pPr>
    </w:p>
    <w:sectPr w:rsidR="00816936">
      <w:headerReference w:type="even"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617A8" w14:textId="77777777" w:rsidR="0031111B" w:rsidRDefault="0031111B" w:rsidP="00CB61B5">
      <w:pPr>
        <w:spacing w:after="0" w:line="240" w:lineRule="auto"/>
      </w:pPr>
      <w:r>
        <w:separator/>
      </w:r>
    </w:p>
  </w:endnote>
  <w:endnote w:type="continuationSeparator" w:id="0">
    <w:p w14:paraId="306C63D8" w14:textId="77777777" w:rsidR="0031111B" w:rsidRDefault="0031111B"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4105F" w14:textId="77777777" w:rsidR="0031111B" w:rsidRDefault="0031111B" w:rsidP="00CB61B5">
      <w:pPr>
        <w:spacing w:after="0" w:line="240" w:lineRule="auto"/>
      </w:pPr>
      <w:r>
        <w:separator/>
      </w:r>
    </w:p>
  </w:footnote>
  <w:footnote w:type="continuationSeparator" w:id="0">
    <w:p w14:paraId="1A37ED18" w14:textId="77777777" w:rsidR="0031111B" w:rsidRDefault="0031111B"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9233E"/>
    <w:multiLevelType w:val="hybridMultilevel"/>
    <w:tmpl w:val="112E7F82"/>
    <w:lvl w:ilvl="0" w:tplc="61F0B7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65559D"/>
    <w:multiLevelType w:val="hybridMultilevel"/>
    <w:tmpl w:val="56E042D2"/>
    <w:lvl w:ilvl="0" w:tplc="1722C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6C5CDC"/>
    <w:multiLevelType w:val="hybridMultilevel"/>
    <w:tmpl w:val="E4C03B64"/>
    <w:lvl w:ilvl="0" w:tplc="993AA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142E9C"/>
    <w:multiLevelType w:val="hybridMultilevel"/>
    <w:tmpl w:val="54663196"/>
    <w:lvl w:ilvl="0" w:tplc="33D02E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E351380"/>
    <w:multiLevelType w:val="hybridMultilevel"/>
    <w:tmpl w:val="6D445386"/>
    <w:lvl w:ilvl="0" w:tplc="888CDFE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5"/>
  </w:num>
  <w:num w:numId="3">
    <w:abstractNumId w:val="12"/>
  </w:num>
  <w:num w:numId="4">
    <w:abstractNumId w:val="19"/>
  </w:num>
  <w:num w:numId="5">
    <w:abstractNumId w:val="6"/>
  </w:num>
  <w:num w:numId="6">
    <w:abstractNumId w:val="16"/>
  </w:num>
  <w:num w:numId="7">
    <w:abstractNumId w:val="28"/>
  </w:num>
  <w:num w:numId="8">
    <w:abstractNumId w:val="31"/>
  </w:num>
  <w:num w:numId="9">
    <w:abstractNumId w:val="11"/>
  </w:num>
  <w:num w:numId="10">
    <w:abstractNumId w:val="18"/>
  </w:num>
  <w:num w:numId="11">
    <w:abstractNumId w:val="30"/>
  </w:num>
  <w:num w:numId="12">
    <w:abstractNumId w:val="8"/>
  </w:num>
  <w:num w:numId="13">
    <w:abstractNumId w:val="3"/>
  </w:num>
  <w:num w:numId="14">
    <w:abstractNumId w:val="21"/>
  </w:num>
  <w:num w:numId="15">
    <w:abstractNumId w:val="13"/>
  </w:num>
  <w:num w:numId="16">
    <w:abstractNumId w:val="7"/>
  </w:num>
  <w:num w:numId="17">
    <w:abstractNumId w:val="9"/>
  </w:num>
  <w:num w:numId="18">
    <w:abstractNumId w:val="5"/>
  </w:num>
  <w:num w:numId="19">
    <w:abstractNumId w:val="4"/>
  </w:num>
  <w:num w:numId="20">
    <w:abstractNumId w:val="26"/>
  </w:num>
  <w:num w:numId="21">
    <w:abstractNumId w:val="27"/>
  </w:num>
  <w:num w:numId="22">
    <w:abstractNumId w:val="1"/>
  </w:num>
  <w:num w:numId="23">
    <w:abstractNumId w:val="23"/>
  </w:num>
  <w:num w:numId="24">
    <w:abstractNumId w:val="0"/>
  </w:num>
  <w:num w:numId="25">
    <w:abstractNumId w:val="2"/>
  </w:num>
  <w:num w:numId="26">
    <w:abstractNumId w:val="22"/>
  </w:num>
  <w:num w:numId="27">
    <w:abstractNumId w:val="17"/>
  </w:num>
  <w:num w:numId="28">
    <w:abstractNumId w:val="20"/>
  </w:num>
  <w:num w:numId="29">
    <w:abstractNumId w:val="10"/>
  </w:num>
  <w:num w:numId="30">
    <w:abstractNumId w:val="24"/>
  </w:num>
  <w:num w:numId="31">
    <w:abstractNumId w:val="29"/>
  </w:num>
  <w:num w:numId="32">
    <w:abstractNumId w:val="25"/>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Marshall">
    <w15:presenceInfo w15:providerId="Windows Live" w15:userId="2e4f7885f8398e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0C41"/>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B56AF"/>
    <w:rsid w:val="000C2871"/>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0D24"/>
    <w:rsid w:val="00175149"/>
    <w:rsid w:val="0017588A"/>
    <w:rsid w:val="00180E35"/>
    <w:rsid w:val="00181AF9"/>
    <w:rsid w:val="0018613F"/>
    <w:rsid w:val="00194E23"/>
    <w:rsid w:val="001951CF"/>
    <w:rsid w:val="001A03E3"/>
    <w:rsid w:val="001A5C30"/>
    <w:rsid w:val="001A79C6"/>
    <w:rsid w:val="001B0A8B"/>
    <w:rsid w:val="001B3246"/>
    <w:rsid w:val="001B4059"/>
    <w:rsid w:val="001B57A2"/>
    <w:rsid w:val="001B61BB"/>
    <w:rsid w:val="001B660B"/>
    <w:rsid w:val="001C3151"/>
    <w:rsid w:val="001C384C"/>
    <w:rsid w:val="001C64C7"/>
    <w:rsid w:val="001D4010"/>
    <w:rsid w:val="001E6E85"/>
    <w:rsid w:val="001F0EAD"/>
    <w:rsid w:val="001F2E16"/>
    <w:rsid w:val="001F5D11"/>
    <w:rsid w:val="001F75B2"/>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77E71"/>
    <w:rsid w:val="00287653"/>
    <w:rsid w:val="002928BE"/>
    <w:rsid w:val="002A3796"/>
    <w:rsid w:val="002A40E1"/>
    <w:rsid w:val="002B722E"/>
    <w:rsid w:val="002C3B7C"/>
    <w:rsid w:val="002D7494"/>
    <w:rsid w:val="002D7854"/>
    <w:rsid w:val="002E36E0"/>
    <w:rsid w:val="002E3C09"/>
    <w:rsid w:val="002E4A06"/>
    <w:rsid w:val="002F3A38"/>
    <w:rsid w:val="0031111B"/>
    <w:rsid w:val="00313099"/>
    <w:rsid w:val="00316176"/>
    <w:rsid w:val="00317509"/>
    <w:rsid w:val="00330037"/>
    <w:rsid w:val="003344A5"/>
    <w:rsid w:val="00342B3F"/>
    <w:rsid w:val="00343F0C"/>
    <w:rsid w:val="00344D50"/>
    <w:rsid w:val="00346F8F"/>
    <w:rsid w:val="003510CE"/>
    <w:rsid w:val="00351219"/>
    <w:rsid w:val="00352FAB"/>
    <w:rsid w:val="00356781"/>
    <w:rsid w:val="00356822"/>
    <w:rsid w:val="00356CDF"/>
    <w:rsid w:val="00360276"/>
    <w:rsid w:val="00360A8A"/>
    <w:rsid w:val="00360C6B"/>
    <w:rsid w:val="0036559A"/>
    <w:rsid w:val="0036611D"/>
    <w:rsid w:val="00370A66"/>
    <w:rsid w:val="003828EF"/>
    <w:rsid w:val="003868A5"/>
    <w:rsid w:val="003900CF"/>
    <w:rsid w:val="00391393"/>
    <w:rsid w:val="00393297"/>
    <w:rsid w:val="00397746"/>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8"/>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5B36"/>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6E5D"/>
    <w:rsid w:val="00597FA4"/>
    <w:rsid w:val="005A5E3F"/>
    <w:rsid w:val="005A6808"/>
    <w:rsid w:val="005B0E29"/>
    <w:rsid w:val="005B41F8"/>
    <w:rsid w:val="005B4C9A"/>
    <w:rsid w:val="005B633B"/>
    <w:rsid w:val="005B73C9"/>
    <w:rsid w:val="005C1059"/>
    <w:rsid w:val="005C26E4"/>
    <w:rsid w:val="005C48BB"/>
    <w:rsid w:val="005C559A"/>
    <w:rsid w:val="005D365E"/>
    <w:rsid w:val="005D5F81"/>
    <w:rsid w:val="005E0C56"/>
    <w:rsid w:val="005E6277"/>
    <w:rsid w:val="005E7A75"/>
    <w:rsid w:val="005F1766"/>
    <w:rsid w:val="005F19B3"/>
    <w:rsid w:val="005F3BC5"/>
    <w:rsid w:val="005F3EFB"/>
    <w:rsid w:val="005F44A6"/>
    <w:rsid w:val="006005BC"/>
    <w:rsid w:val="00603B39"/>
    <w:rsid w:val="00607F3A"/>
    <w:rsid w:val="00612E84"/>
    <w:rsid w:val="006145A4"/>
    <w:rsid w:val="006172D8"/>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00D3"/>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37D5"/>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7722"/>
    <w:rsid w:val="007A1F30"/>
    <w:rsid w:val="007A27D7"/>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B3E95"/>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B7225"/>
    <w:rsid w:val="009C0CEA"/>
    <w:rsid w:val="009C5CE7"/>
    <w:rsid w:val="009D10B6"/>
    <w:rsid w:val="009D633D"/>
    <w:rsid w:val="009E5E1F"/>
    <w:rsid w:val="009E6991"/>
    <w:rsid w:val="009E788C"/>
    <w:rsid w:val="009F01C4"/>
    <w:rsid w:val="009F095E"/>
    <w:rsid w:val="009F7639"/>
    <w:rsid w:val="00A12F8C"/>
    <w:rsid w:val="00A13E63"/>
    <w:rsid w:val="00A14DD6"/>
    <w:rsid w:val="00A17C81"/>
    <w:rsid w:val="00A23FB2"/>
    <w:rsid w:val="00A25B12"/>
    <w:rsid w:val="00A260BA"/>
    <w:rsid w:val="00A26EA1"/>
    <w:rsid w:val="00A34AC1"/>
    <w:rsid w:val="00A43E9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881"/>
    <w:rsid w:val="00B14A96"/>
    <w:rsid w:val="00B155CD"/>
    <w:rsid w:val="00B20F55"/>
    <w:rsid w:val="00B305E1"/>
    <w:rsid w:val="00B3080D"/>
    <w:rsid w:val="00B31571"/>
    <w:rsid w:val="00B32C3A"/>
    <w:rsid w:val="00B34323"/>
    <w:rsid w:val="00B356A4"/>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B3555"/>
    <w:rsid w:val="00BC2532"/>
    <w:rsid w:val="00BC339F"/>
    <w:rsid w:val="00BC3CD8"/>
    <w:rsid w:val="00BD6EBB"/>
    <w:rsid w:val="00BD7199"/>
    <w:rsid w:val="00BD7A45"/>
    <w:rsid w:val="00BD7DF1"/>
    <w:rsid w:val="00BE1E83"/>
    <w:rsid w:val="00BE2283"/>
    <w:rsid w:val="00BE5B72"/>
    <w:rsid w:val="00BF0B67"/>
    <w:rsid w:val="00BF19D8"/>
    <w:rsid w:val="00BF4B1C"/>
    <w:rsid w:val="00BF5686"/>
    <w:rsid w:val="00BF6300"/>
    <w:rsid w:val="00C01295"/>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1019"/>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244"/>
    <w:rsid w:val="00FB10EF"/>
    <w:rsid w:val="00FB5447"/>
    <w:rsid w:val="00FC0588"/>
    <w:rsid w:val="00FC0FE5"/>
    <w:rsid w:val="00FC1776"/>
    <w:rsid w:val="00FC3EE7"/>
    <w:rsid w:val="00FC5309"/>
    <w:rsid w:val="00FD3A52"/>
    <w:rsid w:val="00FE4C24"/>
    <w:rsid w:val="00FE5BE8"/>
    <w:rsid w:val="00FF08F0"/>
    <w:rsid w:val="00FF0AE6"/>
    <w:rsid w:val="00FF2C8E"/>
    <w:rsid w:val="00FF457B"/>
    <w:rsid w:val="00FF50FD"/>
    <w:rsid w:val="00FF650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 w:type="paragraph" w:styleId="BalloonText">
    <w:name w:val="Balloon Text"/>
    <w:basedOn w:val="Normal"/>
    <w:link w:val="BalloonTextChar"/>
    <w:uiPriority w:val="99"/>
    <w:semiHidden/>
    <w:unhideWhenUsed/>
    <w:rsid w:val="00505B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B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5FFAE-9F2D-44DA-B70C-9A29F0101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9</Pages>
  <Words>2077</Words>
  <Characters>11844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264</cp:revision>
  <dcterms:created xsi:type="dcterms:W3CDTF">2018-05-29T12:18:00Z</dcterms:created>
  <dcterms:modified xsi:type="dcterms:W3CDTF">2018-09-06T18:11:00Z</dcterms:modified>
</cp:coreProperties>
</file>