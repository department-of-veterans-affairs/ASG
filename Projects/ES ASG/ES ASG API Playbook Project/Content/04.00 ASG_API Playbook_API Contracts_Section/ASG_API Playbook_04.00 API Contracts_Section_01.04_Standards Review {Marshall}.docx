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61DCC47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Services to be consumed by </w:t>
      </w:r>
      <w:del w:id="76" w:author="Paul Marshall" w:date="2018-09-05T10:27:00Z">
        <w:r w:rsidDel="00A43E91">
          <w:rPr>
            <w:rFonts w:asciiTheme="majorHAnsi" w:hAnsiTheme="majorHAnsi" w:cstheme="majorHAnsi"/>
            <w:color w:val="000000"/>
            <w:sz w:val="18"/>
            <w:szCs w:val="16"/>
          </w:rPr>
          <w:delText xml:space="preserve">your </w:delText>
        </w:r>
      </w:del>
      <w:r>
        <w:rPr>
          <w:rFonts w:asciiTheme="majorHAnsi" w:hAnsiTheme="majorHAnsi" w:cstheme="majorHAnsi"/>
          <w:color w:val="000000"/>
          <w:sz w:val="18"/>
          <w:szCs w:val="16"/>
        </w:rPr>
        <w:t>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505B3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w:t>
      </w:r>
      <w:del w:id="77" w:author="Paul Marshall" w:date="2018-09-05T10:27:00Z">
        <w:r w:rsidR="00A57F88" w:rsidDel="00A43E91">
          <w:rPr>
            <w:rFonts w:asciiTheme="majorHAnsi" w:hAnsiTheme="majorHAnsi" w:cstheme="majorHAnsi"/>
            <w:color w:val="000000"/>
            <w:sz w:val="18"/>
            <w:szCs w:val="16"/>
          </w:rPr>
          <w:delText>, etc</w:delText>
        </w:r>
      </w:del>
      <w:r w:rsidR="00A57F88">
        <w:rPr>
          <w:rFonts w:asciiTheme="majorHAnsi" w:hAnsiTheme="majorHAnsi" w:cstheme="majorHAnsi"/>
          <w:color w:val="000000"/>
          <w:sz w:val="18"/>
          <w:szCs w:val="16"/>
        </w:rPr>
        <w:t>)</w:t>
      </w:r>
    </w:p>
    <w:p w14:paraId="3E19E12D" w14:textId="3030ECBB" w:rsidR="00A57F88" w:rsidRDefault="00BB3555" w:rsidP="00A57F88">
      <w:pPr>
        <w:pStyle w:val="ListParagraph"/>
        <w:numPr>
          <w:ilvl w:val="1"/>
          <w:numId w:val="8"/>
        </w:numPr>
        <w:rPr>
          <w:rFonts w:asciiTheme="majorHAnsi" w:hAnsiTheme="majorHAnsi" w:cstheme="majorHAnsi"/>
          <w:color w:val="000000"/>
          <w:sz w:val="18"/>
          <w:szCs w:val="16"/>
        </w:rPr>
      </w:pPr>
      <w:ins w:id="78"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79"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REST APIs, express these operations as HTTP/REST operations such as GET, POST, PUT, DELETE</w:t>
      </w:r>
    </w:p>
    <w:p w14:paraId="61C3425F" w14:textId="59BFDA92" w:rsidR="00A57F88" w:rsidRDefault="00BB3555" w:rsidP="00A57F88">
      <w:pPr>
        <w:pStyle w:val="ListParagraph"/>
        <w:numPr>
          <w:ilvl w:val="1"/>
          <w:numId w:val="8"/>
        </w:numPr>
        <w:rPr>
          <w:rFonts w:asciiTheme="majorHAnsi" w:hAnsiTheme="majorHAnsi" w:cstheme="majorHAnsi"/>
          <w:color w:val="000000"/>
          <w:sz w:val="18"/>
          <w:szCs w:val="16"/>
        </w:rPr>
      </w:pPr>
      <w:ins w:id="80"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1"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 xml:space="preserve">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15E3A934" w:rsidR="00BA5CD4" w:rsidRDefault="006B00D3" w:rsidP="00BA5CD4">
      <w:pPr>
        <w:pStyle w:val="ListParagraph"/>
        <w:numPr>
          <w:ilvl w:val="1"/>
          <w:numId w:val="8"/>
        </w:numPr>
        <w:rPr>
          <w:rFonts w:asciiTheme="majorHAnsi" w:hAnsiTheme="majorHAnsi" w:cstheme="majorHAnsi"/>
          <w:color w:val="000000"/>
          <w:sz w:val="18"/>
          <w:szCs w:val="16"/>
        </w:rPr>
      </w:pPr>
      <w:ins w:id="82" w:author="Paul Marshall" w:date="2018-09-05T10:40:00Z">
        <w:r>
          <w:rPr>
            <w:rFonts w:asciiTheme="majorHAnsi" w:hAnsiTheme="majorHAnsi" w:cstheme="majorHAnsi"/>
            <w:color w:val="000000"/>
            <w:sz w:val="18"/>
            <w:szCs w:val="16"/>
          </w:rPr>
          <w:t xml:space="preserve">Identify </w:t>
        </w:r>
      </w:ins>
      <w:del w:id="83" w:author="Paul Marshall" w:date="2018-09-05T10:40:00Z">
        <w:r w:rsidR="00BA5CD4" w:rsidDel="006B00D3">
          <w:rPr>
            <w:rFonts w:asciiTheme="majorHAnsi" w:hAnsiTheme="majorHAnsi" w:cstheme="majorHAnsi"/>
            <w:color w:val="000000"/>
            <w:sz w:val="18"/>
            <w:szCs w:val="16"/>
          </w:rPr>
          <w:delText xml:space="preserve">What </w:delText>
        </w:r>
      </w:del>
      <w:ins w:id="84" w:author="Paul Marshall" w:date="2018-09-05T10:40: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inputs</w:t>
      </w:r>
      <w:del w:id="85" w:author="Paul Marshall" w:date="2018-09-05T10:40: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 (e.g., a unique Customer ID to fetch customer details from the database)</w:t>
      </w:r>
    </w:p>
    <w:p w14:paraId="21CA3915" w14:textId="20C1C001" w:rsidR="00BA5CD4" w:rsidRDefault="006B00D3" w:rsidP="00BA5CD4">
      <w:pPr>
        <w:pStyle w:val="ListParagraph"/>
        <w:numPr>
          <w:ilvl w:val="1"/>
          <w:numId w:val="8"/>
        </w:numPr>
        <w:rPr>
          <w:rFonts w:asciiTheme="majorHAnsi" w:hAnsiTheme="majorHAnsi" w:cstheme="majorHAnsi"/>
          <w:color w:val="000000"/>
          <w:sz w:val="18"/>
          <w:szCs w:val="16"/>
        </w:rPr>
      </w:pPr>
      <w:ins w:id="86" w:author="Paul Marshall" w:date="2018-09-05T10:40:00Z">
        <w:r>
          <w:rPr>
            <w:rFonts w:asciiTheme="majorHAnsi" w:hAnsiTheme="majorHAnsi" w:cstheme="majorHAnsi"/>
            <w:color w:val="000000"/>
            <w:sz w:val="18"/>
            <w:szCs w:val="16"/>
          </w:rPr>
          <w:t>Identify w</w:t>
        </w:r>
      </w:ins>
      <w:del w:id="87" w:author="Paul Marshall" w:date="2018-09-05T10:40:00Z">
        <w:r w:rsidR="00BA5CD4" w:rsidDel="006B00D3">
          <w:rPr>
            <w:rFonts w:asciiTheme="majorHAnsi" w:hAnsiTheme="majorHAnsi" w:cstheme="majorHAnsi"/>
            <w:color w:val="000000"/>
            <w:sz w:val="18"/>
            <w:szCs w:val="16"/>
          </w:rPr>
          <w:delText>W</w:delText>
        </w:r>
      </w:del>
      <w:r w:rsidR="00BA5CD4">
        <w:rPr>
          <w:rFonts w:asciiTheme="majorHAnsi" w:hAnsiTheme="majorHAnsi" w:cstheme="majorHAnsi"/>
          <w:color w:val="000000"/>
          <w:sz w:val="18"/>
          <w:szCs w:val="16"/>
        </w:rPr>
        <w:t>hich</w:t>
      </w:r>
      <w:del w:id="88" w:author="Paul Marshall" w:date="2018-09-05T10:40:00Z">
        <w:r w:rsidR="00BA5CD4" w:rsidDel="006B00D3">
          <w:rPr>
            <w:rFonts w:asciiTheme="majorHAnsi" w:hAnsiTheme="majorHAnsi" w:cstheme="majorHAnsi"/>
            <w:color w:val="000000"/>
            <w:sz w:val="18"/>
            <w:szCs w:val="16"/>
          </w:rPr>
          <w:delText xml:space="preserve"> of these </w:delText>
        </w:r>
      </w:del>
      <w:ins w:id="89" w:author="Paul Marshall" w:date="2018-09-05T10:40:00Z">
        <w:r>
          <w:rPr>
            <w:rFonts w:asciiTheme="majorHAnsi" w:hAnsiTheme="majorHAnsi" w:cstheme="majorHAnsi"/>
            <w:color w:val="000000"/>
            <w:sz w:val="18"/>
            <w:szCs w:val="16"/>
          </w:rPr>
          <w:t xml:space="preserve"> </w:t>
        </w:r>
      </w:ins>
      <w:r w:rsidR="00BA5CD4">
        <w:rPr>
          <w:rFonts w:asciiTheme="majorHAnsi" w:hAnsiTheme="majorHAnsi" w:cstheme="majorHAnsi"/>
          <w:color w:val="000000"/>
          <w:sz w:val="18"/>
          <w:szCs w:val="16"/>
        </w:rPr>
        <w:t>inputs are required</w:t>
      </w:r>
    </w:p>
    <w:p w14:paraId="1C26420E" w14:textId="15C0972E" w:rsidR="00BA5CD4" w:rsidRDefault="006B00D3" w:rsidP="00BA5CD4">
      <w:pPr>
        <w:pStyle w:val="ListParagraph"/>
        <w:numPr>
          <w:ilvl w:val="1"/>
          <w:numId w:val="8"/>
        </w:numPr>
        <w:rPr>
          <w:rFonts w:asciiTheme="majorHAnsi" w:hAnsiTheme="majorHAnsi" w:cstheme="majorHAnsi"/>
          <w:color w:val="000000"/>
          <w:sz w:val="18"/>
          <w:szCs w:val="16"/>
        </w:rPr>
      </w:pPr>
      <w:ins w:id="90" w:author="Paul Marshall" w:date="2018-09-05T10:41:00Z">
        <w:r>
          <w:rPr>
            <w:rFonts w:asciiTheme="majorHAnsi" w:hAnsiTheme="majorHAnsi" w:cstheme="majorHAnsi"/>
            <w:color w:val="000000"/>
            <w:sz w:val="18"/>
            <w:szCs w:val="16"/>
          </w:rPr>
          <w:t xml:space="preserve">Identify input </w:t>
        </w:r>
      </w:ins>
      <w:del w:id="91" w:author="Paul Marshall" w:date="2018-09-05T10:41:00Z">
        <w:r w:rsidR="00BA5CD4" w:rsidDel="006B00D3">
          <w:rPr>
            <w:rFonts w:asciiTheme="majorHAnsi" w:hAnsiTheme="majorHAnsi" w:cstheme="majorHAnsi"/>
            <w:color w:val="000000"/>
            <w:sz w:val="18"/>
            <w:szCs w:val="16"/>
          </w:rPr>
          <w:delText xml:space="preserve">What </w:delText>
        </w:r>
      </w:del>
      <w:r w:rsidR="00BA5CD4">
        <w:rPr>
          <w:rFonts w:asciiTheme="majorHAnsi" w:hAnsiTheme="majorHAnsi" w:cstheme="majorHAnsi"/>
          <w:color w:val="000000"/>
          <w:sz w:val="18"/>
          <w:szCs w:val="16"/>
        </w:rPr>
        <w:t>data</w:t>
      </w:r>
      <w:r w:rsidR="00BC339F">
        <w:rPr>
          <w:rFonts w:asciiTheme="majorHAnsi" w:hAnsiTheme="majorHAnsi" w:cstheme="majorHAnsi"/>
          <w:color w:val="000000"/>
          <w:sz w:val="18"/>
          <w:szCs w:val="16"/>
        </w:rPr>
        <w:t xml:space="preserve"> </w:t>
      </w:r>
      <w:r w:rsidR="00BA5CD4">
        <w:rPr>
          <w:rFonts w:asciiTheme="majorHAnsi" w:hAnsiTheme="majorHAnsi" w:cstheme="majorHAnsi"/>
          <w:color w:val="000000"/>
          <w:sz w:val="18"/>
          <w:szCs w:val="16"/>
        </w:rPr>
        <w:t>type</w:t>
      </w:r>
      <w:ins w:id="92" w:author="Paul Marshall" w:date="2018-09-05T10:41:00Z">
        <w:r>
          <w:rPr>
            <w:rFonts w:asciiTheme="majorHAnsi" w:hAnsiTheme="majorHAnsi" w:cstheme="majorHAnsi"/>
            <w:color w:val="000000"/>
            <w:sz w:val="18"/>
            <w:szCs w:val="16"/>
          </w:rPr>
          <w:t>s</w:t>
        </w:r>
      </w:ins>
      <w:del w:id="93" w:author="Paul Marshall" w:date="2018-09-05T10:41:00Z">
        <w:r w:rsidR="00BA5CD4"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R="00BA5CD4"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R="00BA5CD4"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5D6146D0" w:rsidR="00BA5CD4" w:rsidRDefault="006B00D3" w:rsidP="00BA5CD4">
      <w:pPr>
        <w:pStyle w:val="ListParagraph"/>
        <w:numPr>
          <w:ilvl w:val="1"/>
          <w:numId w:val="8"/>
        </w:numPr>
        <w:rPr>
          <w:rFonts w:asciiTheme="majorHAnsi" w:hAnsiTheme="majorHAnsi" w:cstheme="majorHAnsi"/>
          <w:color w:val="000000"/>
          <w:sz w:val="18"/>
          <w:szCs w:val="16"/>
        </w:rPr>
      </w:pPr>
      <w:ins w:id="94" w:author="Paul Marshall" w:date="2018-09-05T10:41:00Z">
        <w:r>
          <w:rPr>
            <w:rFonts w:asciiTheme="majorHAnsi" w:hAnsiTheme="majorHAnsi" w:cstheme="majorHAnsi"/>
            <w:color w:val="000000"/>
            <w:sz w:val="18"/>
            <w:szCs w:val="16"/>
          </w:rPr>
          <w:t xml:space="preserve">Identify </w:t>
        </w:r>
      </w:ins>
      <w:del w:id="95" w:author="Paul Marshall" w:date="2018-09-05T10:41:00Z">
        <w:r w:rsidR="00BA5CD4" w:rsidDel="006B00D3">
          <w:rPr>
            <w:rFonts w:asciiTheme="majorHAnsi" w:hAnsiTheme="majorHAnsi" w:cstheme="majorHAnsi"/>
            <w:color w:val="000000"/>
            <w:sz w:val="18"/>
            <w:szCs w:val="16"/>
          </w:rPr>
          <w:delText xml:space="preserve">What </w:delText>
        </w:r>
      </w:del>
      <w:ins w:id="96" w:author="Paul Marshall" w:date="2018-09-05T10:41: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outputs</w:t>
      </w:r>
      <w:del w:id="97" w:author="Paul Marshall" w:date="2018-09-05T10:41: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w:t>
      </w:r>
    </w:p>
    <w:p w14:paraId="0875E83A" w14:textId="280AEA7C" w:rsidR="00BC339F" w:rsidRDefault="006B00D3" w:rsidP="00BA5CD4">
      <w:pPr>
        <w:pStyle w:val="ListParagraph"/>
        <w:numPr>
          <w:ilvl w:val="1"/>
          <w:numId w:val="8"/>
        </w:numPr>
        <w:rPr>
          <w:rFonts w:asciiTheme="majorHAnsi" w:hAnsiTheme="majorHAnsi" w:cstheme="majorHAnsi"/>
          <w:color w:val="000000"/>
          <w:sz w:val="18"/>
          <w:szCs w:val="16"/>
        </w:rPr>
      </w:pPr>
      <w:ins w:id="98" w:author="Paul Marshall" w:date="2018-09-05T10:42:00Z">
        <w:r>
          <w:rPr>
            <w:rFonts w:asciiTheme="majorHAnsi" w:hAnsiTheme="majorHAnsi" w:cstheme="majorHAnsi"/>
            <w:color w:val="000000"/>
            <w:sz w:val="18"/>
            <w:szCs w:val="16"/>
          </w:rPr>
          <w:t xml:space="preserve">Identify </w:t>
        </w:r>
      </w:ins>
      <w:del w:id="99" w:author="Paul Marshall" w:date="2018-09-05T10:42:00Z">
        <w:r w:rsidR="00BC339F" w:rsidDel="006B00D3">
          <w:rPr>
            <w:rFonts w:asciiTheme="majorHAnsi" w:hAnsiTheme="majorHAnsi" w:cstheme="majorHAnsi"/>
            <w:color w:val="000000"/>
            <w:sz w:val="18"/>
            <w:szCs w:val="16"/>
          </w:rPr>
          <w:delText xml:space="preserve">What </w:delText>
        </w:r>
      </w:del>
      <w:ins w:id="100" w:author="Paul Marshall" w:date="2018-09-05T10:42:00Z">
        <w:r>
          <w:rPr>
            <w:rFonts w:asciiTheme="majorHAnsi" w:hAnsiTheme="majorHAnsi" w:cstheme="majorHAnsi"/>
            <w:color w:val="000000"/>
            <w:sz w:val="18"/>
            <w:szCs w:val="16"/>
          </w:rPr>
          <w:t xml:space="preserve">output </w:t>
        </w:r>
      </w:ins>
      <w:r w:rsidR="00BC339F">
        <w:rPr>
          <w:rFonts w:asciiTheme="majorHAnsi" w:hAnsiTheme="majorHAnsi" w:cstheme="majorHAnsi"/>
          <w:color w:val="000000"/>
          <w:sz w:val="18"/>
          <w:szCs w:val="16"/>
        </w:rPr>
        <w:t>data type</w:t>
      </w:r>
      <w:ins w:id="101" w:author="Paul Marshall" w:date="2018-09-05T10:42:00Z">
        <w:r>
          <w:rPr>
            <w:rFonts w:asciiTheme="majorHAnsi" w:hAnsiTheme="majorHAnsi" w:cstheme="majorHAnsi"/>
            <w:color w:val="000000"/>
            <w:sz w:val="18"/>
            <w:szCs w:val="16"/>
          </w:rPr>
          <w:t>s</w:t>
        </w:r>
      </w:ins>
      <w:del w:id="102" w:author="Paul Marshall" w:date="2018-09-05T10:42:00Z">
        <w:r w:rsidR="00BC339F" w:rsidDel="006B00D3">
          <w:rPr>
            <w:rFonts w:asciiTheme="majorHAnsi" w:hAnsiTheme="majorHAnsi" w:cstheme="majorHAnsi"/>
            <w:color w:val="000000"/>
            <w:sz w:val="18"/>
            <w:szCs w:val="16"/>
          </w:rPr>
          <w:delText xml:space="preserve"> is associated with each of the outputs</w:delText>
        </w:r>
      </w:del>
    </w:p>
    <w:p w14:paraId="48FA84CD" w14:textId="130F9236" w:rsidR="00F14D86" w:rsidRDefault="006B00D3" w:rsidP="00BA5CD4">
      <w:pPr>
        <w:pStyle w:val="ListParagraph"/>
        <w:numPr>
          <w:ilvl w:val="1"/>
          <w:numId w:val="8"/>
        </w:numPr>
        <w:rPr>
          <w:rFonts w:asciiTheme="majorHAnsi" w:hAnsiTheme="majorHAnsi" w:cstheme="majorHAnsi"/>
          <w:color w:val="000000"/>
          <w:sz w:val="18"/>
          <w:szCs w:val="16"/>
        </w:rPr>
      </w:pPr>
      <w:ins w:id="103" w:author="Paul Marshall" w:date="2018-09-05T10:42:00Z">
        <w:r>
          <w:rPr>
            <w:rFonts w:asciiTheme="majorHAnsi" w:hAnsiTheme="majorHAnsi" w:cstheme="majorHAnsi"/>
            <w:color w:val="000000"/>
            <w:sz w:val="18"/>
            <w:szCs w:val="16"/>
          </w:rPr>
          <w:lastRenderedPageBreak/>
          <w:t xml:space="preserve">Provide </w:t>
        </w:r>
      </w:ins>
      <w:del w:id="104" w:author="Paul Marshall" w:date="2018-09-05T10:42:00Z">
        <w:r w:rsidR="00BC339F"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r w:rsidR="00970576">
        <w:rPr>
          <w:rFonts w:asciiTheme="majorHAnsi" w:hAnsiTheme="majorHAnsi" w:cstheme="majorHAnsi"/>
          <w:color w:val="000000"/>
          <w:sz w:val="18"/>
          <w:szCs w:val="16"/>
        </w:rPr>
        <w:t>an example of a data item</w:t>
      </w:r>
      <w:ins w:id="105" w:author="Paul Marshall" w:date="2018-09-05T10:42:00Z">
        <w:r>
          <w:rPr>
            <w:rFonts w:asciiTheme="majorHAnsi" w:hAnsiTheme="majorHAnsi" w:cstheme="majorHAnsi"/>
            <w:color w:val="000000"/>
            <w:sz w:val="18"/>
            <w:szCs w:val="16"/>
          </w:rPr>
          <w:t>s</w:t>
        </w:r>
      </w:ins>
      <w:r w:rsidR="00970576">
        <w:rPr>
          <w:rFonts w:asciiTheme="majorHAnsi" w:hAnsiTheme="majorHAnsi" w:cstheme="majorHAnsi"/>
          <w:color w:val="000000"/>
          <w:sz w:val="18"/>
          <w:szCs w:val="16"/>
        </w:rPr>
        <w:t xml:space="preserve"> returned</w:t>
      </w:r>
      <w:del w:id="106" w:author="Paul Marshall" w:date="2018-09-05T10:42:00Z">
        <w:r w:rsidR="00970576" w:rsidDel="006B00D3">
          <w:rPr>
            <w:rFonts w:asciiTheme="majorHAnsi" w:hAnsiTheme="majorHAnsi" w:cstheme="majorHAnsi"/>
            <w:color w:val="000000"/>
            <w:sz w:val="18"/>
            <w:szCs w:val="16"/>
          </w:rPr>
          <w:delText xml:space="preserve"> back</w:delText>
        </w:r>
      </w:del>
      <w:r w:rsidR="00970576">
        <w:rPr>
          <w:rFonts w:asciiTheme="majorHAnsi" w:hAnsiTheme="majorHAnsi" w:cstheme="majorHAnsi"/>
          <w:color w:val="000000"/>
          <w:sz w:val="18"/>
          <w:szCs w:val="16"/>
        </w:rPr>
        <w:t xml:space="preserve"> (provide </w:t>
      </w:r>
      <w:del w:id="107" w:author="Paul Marshall" w:date="2018-09-05T10:44:00Z">
        <w:r w:rsidR="00970576" w:rsidDel="006B00D3">
          <w:rPr>
            <w:rFonts w:asciiTheme="majorHAnsi" w:hAnsiTheme="majorHAnsi" w:cstheme="majorHAnsi"/>
            <w:color w:val="000000"/>
            <w:sz w:val="18"/>
            <w:szCs w:val="16"/>
          </w:rPr>
          <w:delText xml:space="preserve">either </w:delText>
        </w:r>
      </w:del>
      <w:r w:rsidR="00970576">
        <w:rPr>
          <w:rFonts w:asciiTheme="majorHAnsi" w:hAnsiTheme="majorHAnsi" w:cstheme="majorHAnsi"/>
          <w:color w:val="000000"/>
          <w:sz w:val="18"/>
          <w:szCs w:val="16"/>
        </w:rPr>
        <w:t>dummy data</w:t>
      </w:r>
      <w:ins w:id="108" w:author="Paul Marshall" w:date="2018-09-05T10:44:00Z">
        <w:r>
          <w:rPr>
            <w:rFonts w:asciiTheme="majorHAnsi" w:hAnsiTheme="majorHAnsi" w:cstheme="majorHAnsi"/>
            <w:color w:val="000000"/>
            <w:sz w:val="18"/>
            <w:szCs w:val="16"/>
          </w:rPr>
          <w:t xml:space="preserve"> sets for people</w:t>
        </w:r>
      </w:ins>
      <w:ins w:id="109" w:author="Paul Marshall" w:date="2018-09-05T10:43:00Z">
        <w:r>
          <w:rPr>
            <w:rFonts w:asciiTheme="majorHAnsi" w:hAnsiTheme="majorHAnsi" w:cstheme="majorHAnsi"/>
            <w:color w:val="000000"/>
            <w:sz w:val="18"/>
            <w:szCs w:val="16"/>
          </w:rPr>
          <w:t xml:space="preserve">, never provide information that corresponds to a real person; </w:t>
        </w:r>
      </w:ins>
      <w:ins w:id="110" w:author="Paul Marshall" w:date="2018-09-05T10:45:00Z">
        <w:r>
          <w:rPr>
            <w:rFonts w:asciiTheme="majorHAnsi" w:hAnsiTheme="majorHAnsi" w:cstheme="majorHAnsi"/>
            <w:color w:val="000000"/>
            <w:sz w:val="18"/>
            <w:szCs w:val="16"/>
          </w:rPr>
          <w:t>C</w:t>
        </w:r>
      </w:ins>
      <w:ins w:id="111" w:author="Paul Marshall" w:date="2018-09-05T10:44:00Z">
        <w:r>
          <w:rPr>
            <w:rFonts w:asciiTheme="majorHAnsi" w:hAnsiTheme="majorHAnsi" w:cstheme="majorHAnsi"/>
            <w:color w:val="000000"/>
            <w:sz w:val="18"/>
            <w:szCs w:val="16"/>
          </w:rPr>
          <w:t>ode</w:t>
        </w:r>
      </w:ins>
      <w:ins w:id="112" w:author="Paul Marshall" w:date="2018-09-05T10:45:00Z">
        <w:r>
          <w:rPr>
            <w:rFonts w:asciiTheme="majorHAnsi" w:hAnsiTheme="majorHAnsi" w:cstheme="majorHAnsi"/>
            <w:color w:val="000000"/>
            <w:sz w:val="18"/>
            <w:szCs w:val="16"/>
          </w:rPr>
          <w:t xml:space="preserve"> lists</w:t>
        </w:r>
      </w:ins>
      <w:ins w:id="113" w:author="Paul Marshall" w:date="2018-09-05T10:44:00Z">
        <w:r>
          <w:rPr>
            <w:rFonts w:asciiTheme="majorHAnsi" w:hAnsiTheme="majorHAnsi" w:cstheme="majorHAnsi"/>
            <w:color w:val="000000"/>
            <w:sz w:val="18"/>
            <w:szCs w:val="16"/>
          </w:rPr>
          <w:t>, such as States or Diagnosis Code</w:t>
        </w:r>
      </w:ins>
      <w:ins w:id="114" w:author="Paul Marshall" w:date="2018-09-05T10:45:00Z">
        <w:r>
          <w:rPr>
            <w:rFonts w:asciiTheme="majorHAnsi" w:hAnsiTheme="majorHAnsi" w:cstheme="majorHAnsi"/>
            <w:color w:val="000000"/>
            <w:sz w:val="18"/>
            <w:szCs w:val="16"/>
          </w:rPr>
          <w:t>s</w:t>
        </w:r>
      </w:ins>
      <w:ins w:id="115" w:author="Paul Marshall" w:date="2018-09-05T10:44:00Z">
        <w:r>
          <w:rPr>
            <w:rFonts w:asciiTheme="majorHAnsi" w:hAnsiTheme="majorHAnsi" w:cstheme="majorHAnsi"/>
            <w:color w:val="000000"/>
            <w:sz w:val="18"/>
            <w:szCs w:val="16"/>
          </w:rPr>
          <w:t xml:space="preserve"> may contain real data)</w:t>
        </w:r>
      </w:ins>
      <w:del w:id="116"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r w:rsidR="00970576">
        <w:rPr>
          <w:rFonts w:asciiTheme="majorHAnsi" w:hAnsiTheme="majorHAnsi" w:cstheme="majorHAnsi"/>
          <w:color w:val="000000"/>
          <w:sz w:val="18"/>
          <w:szCs w:val="16"/>
        </w:rPr>
        <w:t>)</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05B1811C" w:rsidR="00F14D86" w:rsidRDefault="00C01295" w:rsidP="00F14D86">
      <w:pPr>
        <w:pStyle w:val="ListParagraph"/>
        <w:numPr>
          <w:ilvl w:val="1"/>
          <w:numId w:val="8"/>
        </w:numPr>
        <w:rPr>
          <w:rFonts w:asciiTheme="majorHAnsi" w:hAnsiTheme="majorHAnsi" w:cstheme="majorHAnsi"/>
          <w:color w:val="000000"/>
          <w:sz w:val="18"/>
          <w:szCs w:val="16"/>
        </w:rPr>
      </w:pPr>
      <w:ins w:id="117" w:author="Paul Marshall" w:date="2018-09-05T16:24:00Z">
        <w:r>
          <w:rPr>
            <w:rFonts w:asciiTheme="majorHAnsi" w:hAnsiTheme="majorHAnsi" w:cstheme="majorHAnsi"/>
            <w:color w:val="000000"/>
            <w:sz w:val="18"/>
            <w:szCs w:val="16"/>
          </w:rPr>
          <w:t xml:space="preserve">Identify if </w:t>
        </w:r>
      </w:ins>
      <w:del w:id="118" w:author="Paul Marshall" w:date="2018-09-05T16:24: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19" w:author="Paul Marshall" w:date="2018-09-05T16:24: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OAuth 2.0 Bearer token</w:t>
      </w:r>
    </w:p>
    <w:p w14:paraId="26A38658" w14:textId="537FF97F" w:rsidR="00F14D86" w:rsidRDefault="00C01295" w:rsidP="00F14D86">
      <w:pPr>
        <w:pStyle w:val="ListParagraph"/>
        <w:numPr>
          <w:ilvl w:val="1"/>
          <w:numId w:val="8"/>
        </w:numPr>
        <w:rPr>
          <w:rFonts w:asciiTheme="majorHAnsi" w:hAnsiTheme="majorHAnsi" w:cstheme="majorHAnsi"/>
          <w:color w:val="000000"/>
          <w:sz w:val="18"/>
          <w:szCs w:val="16"/>
        </w:rPr>
      </w:pPr>
      <w:ins w:id="120" w:author="Paul Marshall" w:date="2018-09-05T16:25:00Z">
        <w:r>
          <w:rPr>
            <w:rFonts w:asciiTheme="majorHAnsi" w:hAnsiTheme="majorHAnsi" w:cstheme="majorHAnsi"/>
            <w:color w:val="000000"/>
            <w:sz w:val="18"/>
            <w:szCs w:val="16"/>
          </w:rPr>
          <w:t xml:space="preserve">Identify if </w:t>
        </w:r>
      </w:ins>
      <w:del w:id="121"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2"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WSSE Security Header (for SOAP services)</w:t>
      </w:r>
    </w:p>
    <w:p w14:paraId="76C91C4D" w14:textId="26F16253" w:rsidR="0018613F" w:rsidRDefault="00C01295" w:rsidP="00F14D86">
      <w:pPr>
        <w:pStyle w:val="ListParagraph"/>
        <w:numPr>
          <w:ilvl w:val="1"/>
          <w:numId w:val="8"/>
        </w:numPr>
        <w:rPr>
          <w:ins w:id="123" w:author="Paul Marshall" w:date="2018-09-05T16:48:00Z"/>
          <w:rFonts w:asciiTheme="majorHAnsi" w:hAnsiTheme="majorHAnsi" w:cstheme="majorHAnsi"/>
          <w:color w:val="000000"/>
          <w:sz w:val="18"/>
          <w:szCs w:val="16"/>
        </w:rPr>
      </w:pPr>
      <w:ins w:id="124" w:author="Paul Marshall" w:date="2018-09-05T16:25:00Z">
        <w:r>
          <w:rPr>
            <w:rFonts w:asciiTheme="majorHAnsi" w:hAnsiTheme="majorHAnsi" w:cstheme="majorHAnsi"/>
            <w:color w:val="000000"/>
            <w:sz w:val="18"/>
            <w:szCs w:val="16"/>
          </w:rPr>
          <w:t xml:space="preserve">Identify if </w:t>
        </w:r>
      </w:ins>
      <w:del w:id="125"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6"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w:t>
      </w:r>
      <w:r w:rsidR="0018613F">
        <w:rPr>
          <w:rFonts w:asciiTheme="majorHAnsi" w:hAnsiTheme="majorHAnsi" w:cstheme="majorHAnsi"/>
          <w:color w:val="000000"/>
          <w:sz w:val="18"/>
          <w:szCs w:val="16"/>
        </w:rPr>
        <w:t xml:space="preserve"> Basic Auth user name and password</w:t>
      </w:r>
    </w:p>
    <w:p w14:paraId="76B7B21F" w14:textId="77777777" w:rsidR="00505B36" w:rsidRDefault="00505B36" w:rsidP="00505B36">
      <w:pPr>
        <w:rPr>
          <w:ins w:id="127" w:author="Paul Marshall" w:date="2018-09-05T16:48:00Z"/>
          <w:rFonts w:asciiTheme="majorHAnsi" w:hAnsiTheme="majorHAnsi" w:cstheme="majorHAnsi"/>
          <w:color w:val="000000"/>
          <w:sz w:val="18"/>
          <w:szCs w:val="16"/>
        </w:rPr>
      </w:pPr>
    </w:p>
    <w:p w14:paraId="1555C75F" w14:textId="5C5801B5" w:rsidR="00505B36" w:rsidRDefault="00FF457B" w:rsidP="00505B36">
      <w:pPr>
        <w:pStyle w:val="ListParagraph"/>
        <w:numPr>
          <w:ilvl w:val="0"/>
          <w:numId w:val="29"/>
        </w:numPr>
        <w:rPr>
          <w:ins w:id="128" w:author="Paul Marshall" w:date="2018-09-05T16:49:00Z"/>
          <w:rFonts w:asciiTheme="majorHAnsi" w:hAnsiTheme="majorHAnsi" w:cstheme="majorHAnsi"/>
          <w:color w:val="000000"/>
          <w:sz w:val="18"/>
          <w:szCs w:val="16"/>
        </w:rPr>
      </w:pPr>
      <w:ins w:id="129" w:author="Paul Marshall" w:date="2018-09-05T16:54:00Z">
        <w:r>
          <w:rPr>
            <w:rFonts w:asciiTheme="majorHAnsi" w:hAnsiTheme="majorHAnsi" w:cstheme="majorHAnsi"/>
            <w:color w:val="000000"/>
            <w:sz w:val="18"/>
            <w:szCs w:val="16"/>
          </w:rPr>
          <w:t>API Services to be consumed by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-database-retrieval-service”)</w:t>
        </w:r>
      </w:ins>
    </w:p>
    <w:p w14:paraId="58733927" w14:textId="48B41599" w:rsidR="00505B36" w:rsidRDefault="00000C41" w:rsidP="00277E71">
      <w:pPr>
        <w:pStyle w:val="ListParagraph"/>
        <w:numPr>
          <w:ilvl w:val="0"/>
          <w:numId w:val="29"/>
        </w:numPr>
        <w:rPr>
          <w:ins w:id="130" w:author="Paul Marshall" w:date="2018-09-05T16:49:00Z"/>
          <w:rFonts w:asciiTheme="majorHAnsi" w:hAnsiTheme="majorHAnsi" w:cstheme="majorHAnsi"/>
          <w:color w:val="000000"/>
          <w:sz w:val="18"/>
          <w:szCs w:val="16"/>
        </w:rPr>
        <w:pPrChange w:id="131" w:author="Paul Marshall" w:date="2018-09-05T16:52:00Z">
          <w:pPr>
            <w:pStyle w:val="ListParagraph"/>
            <w:numPr>
              <w:numId w:val="30"/>
            </w:numPr>
            <w:ind w:hanging="360"/>
          </w:pPr>
        </w:pPrChange>
      </w:pPr>
      <w:ins w:id="132" w:author="Paul Marshall" w:date="2018-09-05T16:55:00Z">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ins>
    </w:p>
    <w:p w14:paraId="53ECBF24" w14:textId="0290DEA1" w:rsidR="00505B36" w:rsidRDefault="000B56AF" w:rsidP="00505B36">
      <w:pPr>
        <w:pStyle w:val="ListParagraph"/>
        <w:numPr>
          <w:ilvl w:val="1"/>
          <w:numId w:val="30"/>
        </w:numPr>
        <w:rPr>
          <w:ins w:id="133" w:author="Paul Marshall" w:date="2018-09-05T16:49:00Z"/>
          <w:rFonts w:asciiTheme="majorHAnsi" w:hAnsiTheme="majorHAnsi" w:cstheme="majorHAnsi"/>
          <w:color w:val="000000"/>
          <w:sz w:val="18"/>
          <w:szCs w:val="16"/>
        </w:rPr>
      </w:pPr>
      <w:ins w:id="134" w:author="Paul Marshall" w:date="2018-09-05T17:01:00Z">
        <w:r>
          <w:rPr>
            <w:rFonts w:asciiTheme="majorHAnsi" w:hAnsiTheme="majorHAnsi" w:cstheme="majorHAnsi"/>
            <w:color w:val="000000"/>
            <w:sz w:val="18"/>
            <w:szCs w:val="16"/>
          </w:rPr>
          <w:t>For REST APIs, express these operations as HTTP/REST operations such as GET, POST, PUT, DELETE</w:t>
        </w:r>
      </w:ins>
    </w:p>
    <w:p w14:paraId="0EBFF801" w14:textId="2B226531" w:rsidR="00505B36" w:rsidRPr="00505B36" w:rsidRDefault="000B56AF" w:rsidP="00505B36">
      <w:pPr>
        <w:pStyle w:val="ListParagraph"/>
        <w:numPr>
          <w:ilvl w:val="1"/>
          <w:numId w:val="30"/>
        </w:numPr>
        <w:rPr>
          <w:ins w:id="135" w:author="Paul Marshall" w:date="2018-09-05T16:48:00Z"/>
          <w:rFonts w:asciiTheme="majorHAnsi" w:hAnsiTheme="majorHAnsi" w:cstheme="majorHAnsi"/>
          <w:color w:val="000000"/>
          <w:sz w:val="18"/>
          <w:szCs w:val="16"/>
          <w:rPrChange w:id="136" w:author="Paul Marshall" w:date="2018-09-05T16:49:00Z">
            <w:rPr>
              <w:ins w:id="137" w:author="Paul Marshall" w:date="2018-09-05T16:48:00Z"/>
            </w:rPr>
          </w:rPrChange>
        </w:rPr>
        <w:pPrChange w:id="138" w:author="Paul Marshall" w:date="2018-09-05T16:49:00Z">
          <w:pPr/>
        </w:pPrChange>
      </w:pPr>
      <w:ins w:id="139" w:author="Paul Marshall" w:date="2018-09-05T17:02:00Z">
        <w:r>
          <w:rPr>
            <w:rFonts w:asciiTheme="majorHAnsi" w:hAnsiTheme="majorHAnsi" w:cstheme="majorHAnsi"/>
            <w:color w:val="000000"/>
            <w:sz w:val="18"/>
            <w:szCs w:val="16"/>
          </w:rPr>
          <w:t>For SOAP APIs, express these operations as separate SOAP Operations inside a service definition WSDL file</w:t>
        </w:r>
      </w:ins>
    </w:p>
    <w:p w14:paraId="325204C7" w14:textId="007047B1" w:rsidR="00505B36" w:rsidRDefault="00000C41" w:rsidP="00277E71">
      <w:pPr>
        <w:pStyle w:val="ListParagraph"/>
        <w:numPr>
          <w:ilvl w:val="0"/>
          <w:numId w:val="29"/>
        </w:numPr>
        <w:rPr>
          <w:ins w:id="140" w:author="Paul Marshall" w:date="2018-09-05T16:50:00Z"/>
          <w:rFonts w:asciiTheme="majorHAnsi" w:hAnsiTheme="majorHAnsi" w:cstheme="majorHAnsi"/>
          <w:color w:val="000000"/>
          <w:sz w:val="18"/>
          <w:szCs w:val="16"/>
        </w:rPr>
        <w:pPrChange w:id="141" w:author="Paul Marshall" w:date="2018-09-05T16:52:00Z">
          <w:pPr>
            <w:pStyle w:val="ListParagraph"/>
            <w:numPr>
              <w:numId w:val="31"/>
            </w:numPr>
            <w:ind w:hanging="360"/>
          </w:pPr>
        </w:pPrChange>
      </w:pPr>
      <w:ins w:id="142" w:author="Paul Marshall" w:date="2018-09-05T16:55:00Z">
        <w:r>
          <w:rPr>
            <w:rFonts w:asciiTheme="majorHAnsi" w:hAnsiTheme="majorHAnsi" w:cstheme="majorHAnsi"/>
            <w:color w:val="000000"/>
            <w:sz w:val="18"/>
            <w:szCs w:val="16"/>
          </w:rPr>
          <w:t>Request Requirements</w:t>
        </w:r>
      </w:ins>
    </w:p>
    <w:p w14:paraId="33F07F09" w14:textId="50FFD4C2" w:rsidR="00EC1019" w:rsidRDefault="000B56AF" w:rsidP="00EC1019">
      <w:pPr>
        <w:pStyle w:val="ListParagraph"/>
        <w:numPr>
          <w:ilvl w:val="1"/>
          <w:numId w:val="31"/>
        </w:numPr>
        <w:rPr>
          <w:ins w:id="143" w:author="Paul Marshall" w:date="2018-09-05T16:50:00Z"/>
          <w:rFonts w:asciiTheme="majorHAnsi" w:hAnsiTheme="majorHAnsi" w:cstheme="majorHAnsi"/>
          <w:color w:val="000000"/>
          <w:sz w:val="18"/>
          <w:szCs w:val="16"/>
        </w:rPr>
      </w:pPr>
      <w:ins w:id="144" w:author="Paul Marshall" w:date="2018-09-05T17:02:00Z">
        <w:r>
          <w:rPr>
            <w:rFonts w:asciiTheme="majorHAnsi" w:hAnsiTheme="majorHAnsi" w:cstheme="majorHAnsi"/>
            <w:color w:val="000000"/>
            <w:sz w:val="18"/>
            <w:szCs w:val="16"/>
          </w:rPr>
          <w:t>Identify expected inputs for each service operation (e.g., a unique Customer ID to fetch customer details from the database)</w:t>
        </w:r>
      </w:ins>
    </w:p>
    <w:p w14:paraId="73B50C46" w14:textId="51EA81D0" w:rsidR="00EC1019" w:rsidRDefault="000B56AF" w:rsidP="00EC1019">
      <w:pPr>
        <w:pStyle w:val="ListParagraph"/>
        <w:numPr>
          <w:ilvl w:val="1"/>
          <w:numId w:val="31"/>
        </w:numPr>
        <w:rPr>
          <w:ins w:id="145" w:author="Paul Marshall" w:date="2018-09-05T16:58:00Z"/>
          <w:rFonts w:asciiTheme="majorHAnsi" w:hAnsiTheme="majorHAnsi" w:cstheme="majorHAnsi"/>
          <w:color w:val="000000"/>
          <w:sz w:val="18"/>
          <w:szCs w:val="16"/>
        </w:rPr>
      </w:pPr>
      <w:ins w:id="146" w:author="Paul Marshall" w:date="2018-09-05T17:02:00Z">
        <w:r>
          <w:rPr>
            <w:rFonts w:asciiTheme="majorHAnsi" w:hAnsiTheme="majorHAnsi" w:cstheme="majorHAnsi"/>
            <w:color w:val="000000"/>
            <w:sz w:val="18"/>
            <w:szCs w:val="16"/>
          </w:rPr>
          <w:t>Identify which inputs are required</w:t>
        </w:r>
      </w:ins>
    </w:p>
    <w:p w14:paraId="290B43B5" w14:textId="2E050BEE" w:rsidR="008B3E95" w:rsidRPr="00EC1019" w:rsidRDefault="000B56AF" w:rsidP="00EC1019">
      <w:pPr>
        <w:pStyle w:val="ListParagraph"/>
        <w:numPr>
          <w:ilvl w:val="1"/>
          <w:numId w:val="31"/>
        </w:numPr>
        <w:rPr>
          <w:ins w:id="147" w:author="Paul Marshall" w:date="2018-09-05T16:48:00Z"/>
          <w:rFonts w:asciiTheme="majorHAnsi" w:hAnsiTheme="majorHAnsi" w:cstheme="majorHAnsi"/>
          <w:color w:val="000000"/>
          <w:sz w:val="18"/>
          <w:szCs w:val="16"/>
          <w:rPrChange w:id="148" w:author="Paul Marshall" w:date="2018-09-05T16:50:00Z">
            <w:rPr>
              <w:ins w:id="149" w:author="Paul Marshall" w:date="2018-09-05T16:48:00Z"/>
            </w:rPr>
          </w:rPrChange>
        </w:rPr>
        <w:pPrChange w:id="150" w:author="Paul Marshall" w:date="2018-09-05T16:50:00Z">
          <w:pPr/>
        </w:pPrChange>
      </w:pPr>
      <w:ins w:id="151" w:author="Paul Marshall" w:date="2018-09-05T17:02:00Z">
        <w:r>
          <w:rPr>
            <w:rFonts w:asciiTheme="majorHAnsi" w:hAnsiTheme="majorHAnsi" w:cstheme="majorHAnsi"/>
            <w:color w:val="000000"/>
            <w:sz w:val="18"/>
            <w:szCs w:val="16"/>
          </w:rPr>
          <w:t>Identify input data types</w:t>
        </w:r>
      </w:ins>
    </w:p>
    <w:p w14:paraId="6343D0A5" w14:textId="05645E9E" w:rsidR="00505B36" w:rsidRDefault="00000C41" w:rsidP="00FF457B">
      <w:pPr>
        <w:pStyle w:val="ListParagraph"/>
        <w:numPr>
          <w:ilvl w:val="0"/>
          <w:numId w:val="29"/>
        </w:numPr>
        <w:rPr>
          <w:ins w:id="152" w:author="Paul Marshall" w:date="2018-09-05T16:58:00Z"/>
          <w:rFonts w:asciiTheme="majorHAnsi" w:hAnsiTheme="majorHAnsi" w:cstheme="majorHAnsi"/>
          <w:color w:val="000000"/>
          <w:sz w:val="18"/>
          <w:szCs w:val="16"/>
        </w:rPr>
      </w:pPr>
      <w:ins w:id="153" w:author="Paul Marshall" w:date="2018-09-05T16:55:00Z">
        <w:r>
          <w:rPr>
            <w:rFonts w:asciiTheme="majorHAnsi" w:hAnsiTheme="majorHAnsi" w:cstheme="majorHAnsi"/>
            <w:color w:val="000000"/>
            <w:sz w:val="18"/>
            <w:szCs w:val="16"/>
          </w:rPr>
          <w:t>Response Requirements</w:t>
        </w:r>
      </w:ins>
    </w:p>
    <w:p w14:paraId="768E8D9D" w14:textId="1C488CCB" w:rsidR="008B3E95" w:rsidRDefault="000B56AF" w:rsidP="008B3E95">
      <w:pPr>
        <w:pStyle w:val="ListParagraph"/>
        <w:numPr>
          <w:ilvl w:val="1"/>
          <w:numId w:val="29"/>
        </w:numPr>
        <w:rPr>
          <w:ins w:id="154" w:author="Paul Marshall" w:date="2018-09-05T16:58:00Z"/>
          <w:rFonts w:asciiTheme="majorHAnsi" w:hAnsiTheme="majorHAnsi" w:cstheme="majorHAnsi"/>
          <w:color w:val="000000"/>
          <w:sz w:val="18"/>
          <w:szCs w:val="16"/>
        </w:rPr>
      </w:pPr>
      <w:ins w:id="155" w:author="Paul Marshall" w:date="2018-09-05T17:02:00Z">
        <w:r>
          <w:rPr>
            <w:rFonts w:asciiTheme="majorHAnsi" w:hAnsiTheme="majorHAnsi" w:cstheme="majorHAnsi"/>
            <w:color w:val="000000"/>
            <w:sz w:val="18"/>
            <w:szCs w:val="16"/>
          </w:rPr>
          <w:t>Identify expected outputs for each service operation</w:t>
        </w:r>
      </w:ins>
    </w:p>
    <w:p w14:paraId="53C91039" w14:textId="499B5877" w:rsidR="008B3E95" w:rsidRDefault="000B56AF" w:rsidP="008B3E95">
      <w:pPr>
        <w:pStyle w:val="ListParagraph"/>
        <w:numPr>
          <w:ilvl w:val="1"/>
          <w:numId w:val="29"/>
        </w:numPr>
        <w:rPr>
          <w:ins w:id="156" w:author="Paul Marshall" w:date="2018-09-05T16:59:00Z"/>
          <w:rFonts w:asciiTheme="majorHAnsi" w:hAnsiTheme="majorHAnsi" w:cstheme="majorHAnsi"/>
          <w:color w:val="000000"/>
          <w:sz w:val="18"/>
          <w:szCs w:val="16"/>
        </w:rPr>
      </w:pPr>
      <w:ins w:id="157" w:author="Paul Marshall" w:date="2018-09-05T17:03:00Z">
        <w:r>
          <w:rPr>
            <w:rFonts w:asciiTheme="majorHAnsi" w:hAnsiTheme="majorHAnsi" w:cstheme="majorHAnsi"/>
            <w:color w:val="000000"/>
            <w:sz w:val="18"/>
            <w:szCs w:val="16"/>
          </w:rPr>
          <w:t>Identify output data types</w:t>
        </w:r>
      </w:ins>
    </w:p>
    <w:p w14:paraId="61450FD7" w14:textId="160B4DD0" w:rsidR="008B3E95" w:rsidRPr="00FF457B" w:rsidRDefault="000B56AF" w:rsidP="008B3E95">
      <w:pPr>
        <w:pStyle w:val="ListParagraph"/>
        <w:numPr>
          <w:ilvl w:val="1"/>
          <w:numId w:val="29"/>
        </w:numPr>
        <w:rPr>
          <w:ins w:id="158" w:author="Paul Marshall" w:date="2018-09-05T16:50:00Z"/>
          <w:rFonts w:asciiTheme="majorHAnsi" w:hAnsiTheme="majorHAnsi" w:cstheme="majorHAnsi"/>
          <w:color w:val="000000"/>
          <w:sz w:val="18"/>
          <w:szCs w:val="16"/>
          <w:rPrChange w:id="159" w:author="Paul Marshall" w:date="2018-09-05T16:54:00Z">
            <w:rPr>
              <w:ins w:id="160" w:author="Paul Marshall" w:date="2018-09-05T16:50:00Z"/>
            </w:rPr>
          </w:rPrChange>
        </w:rPr>
        <w:pPrChange w:id="161" w:author="Paul Marshall" w:date="2018-09-05T16:58:00Z">
          <w:pPr/>
        </w:pPrChange>
      </w:pPr>
      <w:ins w:id="162" w:author="Paul Marshall" w:date="2018-09-05T17:03:00Z">
        <w:r>
          <w:rPr>
            <w:rFonts w:asciiTheme="majorHAnsi" w:hAnsiTheme="majorHAnsi" w:cstheme="majorHAnsi"/>
            <w:color w:val="000000"/>
            <w:sz w:val="18"/>
            <w:szCs w:val="16"/>
          </w:rPr>
          <w:t>Provide an example of a data items returned (provide dummy data sets for people, never provide information that corresponds to a real person; Code lists, such as States or Diagnosis Codes may contain real data))</w:t>
        </w:r>
      </w:ins>
    </w:p>
    <w:p w14:paraId="389468B2" w14:textId="6B584ED0" w:rsidR="008B3E95" w:rsidRDefault="000B56AF" w:rsidP="008B3E95">
      <w:pPr>
        <w:pStyle w:val="ListParagraph"/>
        <w:numPr>
          <w:ilvl w:val="0"/>
          <w:numId w:val="29"/>
        </w:numPr>
        <w:rPr>
          <w:ins w:id="163" w:author="Paul Marshall" w:date="2018-09-05T16:59:00Z"/>
          <w:rFonts w:asciiTheme="majorHAnsi" w:hAnsiTheme="majorHAnsi" w:cstheme="majorHAnsi"/>
          <w:color w:val="000000"/>
          <w:sz w:val="18"/>
          <w:szCs w:val="16"/>
        </w:rPr>
        <w:pPrChange w:id="164" w:author="Paul Marshall" w:date="2018-09-05T17:00:00Z">
          <w:pPr>
            <w:pStyle w:val="ListParagraph"/>
            <w:numPr>
              <w:numId w:val="32"/>
            </w:numPr>
            <w:ind w:hanging="360"/>
          </w:pPr>
        </w:pPrChange>
      </w:pPr>
      <w:ins w:id="165" w:author="Paul Marshall" w:date="2018-09-05T17:03:00Z">
        <w:r>
          <w:rPr>
            <w:rFonts w:asciiTheme="majorHAnsi" w:hAnsiTheme="majorHAnsi" w:cstheme="majorHAnsi"/>
            <w:color w:val="000000"/>
            <w:sz w:val="18"/>
            <w:szCs w:val="16"/>
          </w:rPr>
          <w:t>Service Security Requirements</w:t>
        </w:r>
      </w:ins>
    </w:p>
    <w:p w14:paraId="6C4A4B33" w14:textId="155B33D1" w:rsidR="008B3E95" w:rsidRDefault="000B56AF" w:rsidP="008B3E95">
      <w:pPr>
        <w:pStyle w:val="ListParagraph"/>
        <w:numPr>
          <w:ilvl w:val="1"/>
          <w:numId w:val="32"/>
        </w:numPr>
        <w:rPr>
          <w:ins w:id="166" w:author="Paul Marshall" w:date="2018-09-05T17:00:00Z"/>
          <w:rFonts w:asciiTheme="majorHAnsi" w:hAnsiTheme="majorHAnsi" w:cstheme="majorHAnsi"/>
          <w:color w:val="000000"/>
          <w:sz w:val="18"/>
          <w:szCs w:val="16"/>
        </w:rPr>
      </w:pPr>
      <w:ins w:id="167" w:author="Paul Marshall" w:date="2018-09-05T17:03:00Z">
        <w:r>
          <w:rPr>
            <w:rFonts w:asciiTheme="majorHAnsi" w:hAnsiTheme="majorHAnsi" w:cstheme="majorHAnsi"/>
            <w:color w:val="000000"/>
            <w:sz w:val="18"/>
            <w:szCs w:val="16"/>
          </w:rPr>
          <w:t>Identify if the service expects an OAuth 2.0 Bearer token</w:t>
        </w:r>
      </w:ins>
    </w:p>
    <w:p w14:paraId="6375B632" w14:textId="50FE5790" w:rsidR="008B3E95" w:rsidRDefault="000B56AF" w:rsidP="008B3E95">
      <w:pPr>
        <w:pStyle w:val="ListParagraph"/>
        <w:numPr>
          <w:ilvl w:val="1"/>
          <w:numId w:val="32"/>
        </w:numPr>
        <w:rPr>
          <w:ins w:id="168" w:author="Paul Marshall" w:date="2018-09-05T17:00:00Z"/>
          <w:rFonts w:asciiTheme="majorHAnsi" w:hAnsiTheme="majorHAnsi" w:cstheme="majorHAnsi"/>
          <w:color w:val="000000"/>
          <w:sz w:val="18"/>
          <w:szCs w:val="16"/>
        </w:rPr>
      </w:pPr>
      <w:ins w:id="169" w:author="Paul Marshall" w:date="2018-09-05T17:03:00Z">
        <w:r>
          <w:rPr>
            <w:rFonts w:asciiTheme="majorHAnsi" w:hAnsiTheme="majorHAnsi" w:cstheme="majorHAnsi"/>
            <w:color w:val="000000"/>
            <w:sz w:val="18"/>
            <w:szCs w:val="16"/>
          </w:rPr>
          <w:t>Identify if the service expects an WSSE Security Header (for SOAP services)</w:t>
        </w:r>
      </w:ins>
    </w:p>
    <w:p w14:paraId="0F2B6BF4" w14:textId="68D91315" w:rsidR="008B3E95" w:rsidRDefault="000B56AF" w:rsidP="008B3E95">
      <w:pPr>
        <w:pStyle w:val="ListParagraph"/>
        <w:numPr>
          <w:ilvl w:val="1"/>
          <w:numId w:val="32"/>
        </w:numPr>
        <w:rPr>
          <w:ins w:id="170" w:author="Paul Marshall" w:date="2018-09-05T17:00:00Z"/>
          <w:rFonts w:asciiTheme="majorHAnsi" w:hAnsiTheme="majorHAnsi" w:cstheme="majorHAnsi"/>
          <w:color w:val="000000"/>
          <w:sz w:val="18"/>
          <w:szCs w:val="16"/>
        </w:rPr>
      </w:pPr>
      <w:ins w:id="171" w:author="Paul Marshall" w:date="2018-09-05T17:04:00Z">
        <w:r>
          <w:rPr>
            <w:rFonts w:asciiTheme="majorHAnsi" w:hAnsiTheme="majorHAnsi" w:cstheme="majorHAnsi"/>
            <w:color w:val="000000"/>
            <w:sz w:val="18"/>
            <w:szCs w:val="16"/>
          </w:rPr>
          <w:t>Identify if the service expects a Basic Auth user name and password</w:t>
        </w:r>
      </w:ins>
      <w:bookmarkStart w:id="172" w:name="_GoBack"/>
      <w:bookmarkEnd w:id="172"/>
    </w:p>
    <w:p w14:paraId="442600C9" w14:textId="77777777" w:rsidR="008B3E95" w:rsidRPr="008B3E95" w:rsidRDefault="008B3E95" w:rsidP="008B3E95">
      <w:pPr>
        <w:rPr>
          <w:ins w:id="173" w:author="Paul Marshall" w:date="2018-09-05T16:59:00Z"/>
          <w:rFonts w:asciiTheme="majorHAnsi" w:hAnsiTheme="majorHAnsi" w:cstheme="majorHAnsi"/>
          <w:color w:val="000000"/>
          <w:sz w:val="18"/>
          <w:szCs w:val="16"/>
          <w:rPrChange w:id="174" w:author="Paul Marshall" w:date="2018-09-05T17:00:00Z">
            <w:rPr>
              <w:ins w:id="175" w:author="Paul Marshall" w:date="2018-09-05T16:59:00Z"/>
            </w:rPr>
          </w:rPrChange>
        </w:rPr>
        <w:pPrChange w:id="176" w:author="Paul Marshall" w:date="2018-09-05T17:00:00Z">
          <w:pPr/>
        </w:pPrChange>
      </w:pPr>
    </w:p>
    <w:p w14:paraId="17EF1729" w14:textId="77777777" w:rsidR="008B3E95" w:rsidRPr="00505B36" w:rsidRDefault="008B3E95" w:rsidP="00505B36">
      <w:pPr>
        <w:rPr>
          <w:rFonts w:asciiTheme="majorHAnsi" w:hAnsiTheme="majorHAnsi" w:cstheme="majorHAnsi"/>
          <w:color w:val="000000"/>
          <w:sz w:val="18"/>
          <w:szCs w:val="16"/>
          <w:rPrChange w:id="177" w:author="Paul Marshall" w:date="2018-09-05T16:48:00Z">
            <w:rPr/>
          </w:rPrChange>
        </w:rPr>
        <w:pPrChange w:id="178"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79" w:author="Paul Marshall" w:date="2018-09-05T16:25:00Z">
        <w:r w:rsidDel="00C01295">
          <w:rPr>
            <w:rFonts w:asciiTheme="majorHAnsi" w:hAnsiTheme="majorHAnsi" w:cstheme="majorHAnsi"/>
            <w:color w:val="000000"/>
            <w:sz w:val="18"/>
            <w:szCs w:val="16"/>
          </w:rPr>
          <w:delText>drawn up</w:delText>
        </w:r>
      </w:del>
      <w:ins w:id="180"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81" w:author="Paul Marshall" w:date="2018-09-05T16:26:00Z">
        <w:r w:rsidDel="00C01295">
          <w:rPr>
            <w:rFonts w:asciiTheme="majorHAnsi" w:hAnsiTheme="majorHAnsi" w:cstheme="majorHAnsi"/>
            <w:color w:val="000000"/>
            <w:sz w:val="18"/>
            <w:szCs w:val="16"/>
          </w:rPr>
          <w:delText xml:space="preserve">that </w:delText>
        </w:r>
      </w:del>
      <w:ins w:id="182"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83"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84" w:author="Paul Marshall" w:date="2018-09-05T16:43:00Z">
        <w:r w:rsidDel="00170D24">
          <w:rPr>
            <w:rFonts w:asciiTheme="majorHAnsi" w:hAnsiTheme="majorHAnsi" w:cstheme="majorHAnsi"/>
            <w:color w:val="000000"/>
            <w:sz w:val="18"/>
            <w:szCs w:val="16"/>
          </w:rPr>
          <w:delText>API contract</w:delText>
        </w:r>
      </w:del>
      <w:ins w:id="18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86" w:author="Paul Marshall" w:date="2018-09-05T16:26:00Z">
        <w:r w:rsidDel="00C01295">
          <w:rPr>
            <w:rFonts w:asciiTheme="majorHAnsi" w:hAnsiTheme="majorHAnsi" w:cstheme="majorHAnsi"/>
            <w:color w:val="000000"/>
            <w:sz w:val="18"/>
            <w:szCs w:val="16"/>
          </w:rPr>
          <w:delText xml:space="preserve">you </w:delText>
        </w:r>
      </w:del>
      <w:ins w:id="187"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88"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89" w:author="Paul Marshall" w:date="2018-09-05T16:26:00Z">
        <w:r w:rsidR="00C01295">
          <w:rPr>
            <w:rFonts w:asciiTheme="majorHAnsi" w:hAnsiTheme="majorHAnsi" w:cstheme="majorHAnsi"/>
            <w:color w:val="000000"/>
            <w:sz w:val="18"/>
            <w:szCs w:val="16"/>
          </w:rPr>
          <w:t>ed</w:t>
        </w:r>
      </w:ins>
      <w:del w:id="190"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91"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92" w:author="Paul Marshall" w:date="2018-09-05T16:27:00Z">
        <w:r w:rsidDel="00C01295">
          <w:rPr>
            <w:rFonts w:asciiTheme="majorHAnsi" w:hAnsiTheme="majorHAnsi" w:cstheme="majorHAnsi"/>
            <w:color w:val="000000"/>
            <w:sz w:val="18"/>
            <w:szCs w:val="16"/>
          </w:rPr>
          <w:delText xml:space="preserve">their </w:delText>
        </w:r>
      </w:del>
      <w:del w:id="193" w:author="Paul Marshall" w:date="2018-09-05T16:43:00Z">
        <w:r w:rsidDel="00170D24">
          <w:rPr>
            <w:rFonts w:asciiTheme="majorHAnsi" w:hAnsiTheme="majorHAnsi" w:cstheme="majorHAnsi"/>
            <w:color w:val="000000"/>
            <w:sz w:val="18"/>
            <w:szCs w:val="16"/>
          </w:rPr>
          <w:delText>API contract</w:delText>
        </w:r>
      </w:del>
      <w:ins w:id="19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195" w:author="Paul Marshall" w:date="2018-09-05T16:43:00Z">
        <w:r w:rsidR="00577637" w:rsidDel="00170D24">
          <w:rPr>
            <w:rFonts w:asciiTheme="majorHAnsi" w:hAnsiTheme="majorHAnsi" w:cstheme="majorHAnsi"/>
            <w:color w:val="000000"/>
            <w:sz w:val="18"/>
            <w:szCs w:val="16"/>
          </w:rPr>
          <w:delText>API contract</w:delText>
        </w:r>
      </w:del>
      <w:ins w:id="196"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197"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lastRenderedPageBreak/>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198" w:author="Paul Marshall" w:date="2018-09-05T16:33:00Z">
        <w:r w:rsidDel="00C01295">
          <w:rPr>
            <w:rFonts w:asciiTheme="majorHAnsi" w:hAnsiTheme="majorHAnsi" w:cstheme="majorHAnsi"/>
            <w:color w:val="000000"/>
            <w:sz w:val="18"/>
            <w:szCs w:val="16"/>
          </w:rPr>
          <w:delText xml:space="preserve">Once </w:delText>
        </w:r>
      </w:del>
      <w:ins w:id="199"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200" w:author="Paul Marshall" w:date="2018-09-05T16:43:00Z">
        <w:r w:rsidDel="00170D24">
          <w:rPr>
            <w:rFonts w:asciiTheme="majorHAnsi" w:hAnsiTheme="majorHAnsi" w:cstheme="majorHAnsi"/>
            <w:color w:val="000000"/>
            <w:sz w:val="18"/>
            <w:szCs w:val="16"/>
          </w:rPr>
          <w:delText>API contract</w:delText>
        </w:r>
      </w:del>
      <w:ins w:id="20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202" w:author="Paul Marshall" w:date="2018-09-05T16:33:00Z">
        <w:r w:rsidR="00C01295">
          <w:rPr>
            <w:rFonts w:asciiTheme="majorHAnsi" w:hAnsiTheme="majorHAnsi" w:cstheme="majorHAnsi"/>
            <w:color w:val="000000"/>
            <w:sz w:val="18"/>
            <w:szCs w:val="16"/>
          </w:rPr>
          <w:t xml:space="preserve">a mock API can be created and published along with the </w:t>
        </w:r>
      </w:ins>
      <w:ins w:id="203"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204" w:author="Paul Marshall" w:date="2018-09-05T16:34:00Z">
        <w:r w:rsidR="00C01295">
          <w:rPr>
            <w:rFonts w:asciiTheme="majorHAnsi" w:hAnsiTheme="majorHAnsi" w:cstheme="majorHAnsi"/>
            <w:color w:val="000000"/>
            <w:sz w:val="18"/>
            <w:szCs w:val="16"/>
          </w:rPr>
          <w:t>.</w:t>
        </w:r>
      </w:ins>
      <w:del w:id="205"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206"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207"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208"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209"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210" w:author="Paul Marshall" w:date="2018-09-05T16:35:00Z">
        <w:r>
          <w:rPr>
            <w:rFonts w:asciiTheme="majorHAnsi" w:hAnsiTheme="majorHAnsi" w:cstheme="majorHAnsi"/>
            <w:color w:val="000000"/>
            <w:sz w:val="18"/>
            <w:szCs w:val="16"/>
          </w:rPr>
          <w:t xml:space="preserve">If the </w:t>
        </w:r>
      </w:ins>
      <w:del w:id="211"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212" w:author="Paul Marshall" w:date="2018-09-05T16:36:00Z">
        <w:r>
          <w:rPr>
            <w:rFonts w:asciiTheme="majorHAnsi" w:hAnsiTheme="majorHAnsi" w:cstheme="majorHAnsi"/>
            <w:color w:val="000000"/>
            <w:sz w:val="18"/>
            <w:szCs w:val="16"/>
          </w:rPr>
          <w:t xml:space="preserve">was created </w:t>
        </w:r>
      </w:ins>
      <w:del w:id="213"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214" w:author="Paul Marshall" w:date="2018-09-05T16:36:00Z">
        <w:r w:rsidR="00DE3351" w:rsidDel="00B14881">
          <w:rPr>
            <w:rFonts w:asciiTheme="majorHAnsi" w:hAnsiTheme="majorHAnsi" w:cstheme="majorHAnsi"/>
            <w:color w:val="000000"/>
            <w:sz w:val="18"/>
            <w:szCs w:val="16"/>
          </w:rPr>
          <w:delText xml:space="preserve">your </w:delText>
        </w:r>
      </w:del>
      <w:del w:id="215" w:author="Paul Marshall" w:date="2018-09-05T16:43:00Z">
        <w:r w:rsidR="00DE3351" w:rsidDel="00170D24">
          <w:rPr>
            <w:rFonts w:asciiTheme="majorHAnsi" w:hAnsiTheme="majorHAnsi" w:cstheme="majorHAnsi"/>
            <w:color w:val="000000"/>
            <w:sz w:val="18"/>
            <w:szCs w:val="16"/>
          </w:rPr>
          <w:delText>API contract</w:delText>
        </w:r>
      </w:del>
      <w:ins w:id="216" w:author="Paul Marshall" w:date="2018-09-05T16:43:00Z">
        <w:r w:rsidR="00170D24">
          <w:rPr>
            <w:rFonts w:asciiTheme="majorHAnsi" w:hAnsiTheme="majorHAnsi" w:cstheme="majorHAnsi"/>
            <w:color w:val="000000"/>
            <w:sz w:val="18"/>
            <w:szCs w:val="16"/>
          </w:rPr>
          <w:t>API Contract</w:t>
        </w:r>
      </w:ins>
      <w:ins w:id="217" w:author="Paul Marshall" w:date="2018-09-05T16:37:00Z">
        <w:r>
          <w:rPr>
            <w:rFonts w:asciiTheme="majorHAnsi" w:hAnsiTheme="majorHAnsi" w:cstheme="majorHAnsi"/>
            <w:color w:val="000000"/>
            <w:sz w:val="18"/>
            <w:szCs w:val="16"/>
          </w:rPr>
          <w:t>.</w:t>
        </w:r>
      </w:ins>
      <w:del w:id="218" w:author="Paul Marshall" w:date="2018-09-05T16:37:00Z">
        <w:r w:rsidR="00DE3351" w:rsidDel="00B14881">
          <w:rPr>
            <w:rFonts w:asciiTheme="majorHAnsi" w:hAnsiTheme="majorHAnsi" w:cstheme="majorHAnsi"/>
            <w:color w:val="000000"/>
            <w:sz w:val="18"/>
            <w:szCs w:val="16"/>
          </w:rPr>
          <w:delText xml:space="preserve"> and, p</w:delText>
        </w:r>
      </w:del>
      <w:ins w:id="219"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220" w:author="Paul Marshall" w:date="2018-09-05T16:36:00Z">
        <w:r>
          <w:rPr>
            <w:rFonts w:asciiTheme="majorHAnsi" w:hAnsiTheme="majorHAnsi" w:cstheme="majorHAnsi"/>
            <w:color w:val="000000"/>
            <w:sz w:val="18"/>
            <w:szCs w:val="16"/>
          </w:rPr>
          <w:t xml:space="preserve">examples were </w:t>
        </w:r>
      </w:ins>
      <w:del w:id="221"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222"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23" w:author="Paul Marshall" w:date="2018-09-05T16:36:00Z">
        <w:r w:rsidR="00DE3351" w:rsidDel="00B14881">
          <w:rPr>
            <w:rFonts w:asciiTheme="majorHAnsi" w:hAnsiTheme="majorHAnsi" w:cstheme="majorHAnsi"/>
            <w:color w:val="000000"/>
            <w:sz w:val="18"/>
            <w:szCs w:val="16"/>
          </w:rPr>
          <w:delText xml:space="preserve">your </w:delText>
        </w:r>
      </w:del>
      <w:ins w:id="224"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225"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26"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27" w:author="Paul Marshall" w:date="2018-09-05T16:38:00Z">
        <w:r w:rsidDel="00170D24">
          <w:rPr>
            <w:rFonts w:asciiTheme="majorHAnsi" w:hAnsiTheme="majorHAnsi" w:cstheme="majorHAnsi"/>
            <w:color w:val="000000"/>
            <w:sz w:val="18"/>
            <w:szCs w:val="16"/>
          </w:rPr>
          <w:delText xml:space="preserve">your </w:delText>
        </w:r>
      </w:del>
      <w:ins w:id="228"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29" w:author="Paul Marshall" w:date="2018-09-05T16:38:00Z">
        <w:r w:rsidR="00CE7188" w:rsidDel="00170D24">
          <w:rPr>
            <w:rFonts w:asciiTheme="majorHAnsi" w:hAnsiTheme="majorHAnsi" w:cstheme="majorHAnsi"/>
            <w:color w:val="000000"/>
            <w:sz w:val="18"/>
            <w:szCs w:val="16"/>
          </w:rPr>
          <w:delText>already auto-</w:delText>
        </w:r>
      </w:del>
      <w:ins w:id="230"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31"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32" w:author="Paul Marshall" w:date="2018-09-05T16:38:00Z">
        <w:r w:rsidR="00CE7188" w:rsidDel="00170D24">
          <w:rPr>
            <w:rFonts w:asciiTheme="majorHAnsi" w:hAnsiTheme="majorHAnsi" w:cstheme="majorHAnsi"/>
            <w:color w:val="000000"/>
            <w:sz w:val="18"/>
            <w:szCs w:val="16"/>
          </w:rPr>
          <w:delText xml:space="preserve">your </w:delText>
        </w:r>
      </w:del>
      <w:ins w:id="233"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234" w:author="Paul Marshall" w:date="2018-09-05T16:39:00Z">
        <w:r w:rsidR="00CE7188" w:rsidDel="00170D24">
          <w:rPr>
            <w:rFonts w:asciiTheme="majorHAnsi" w:hAnsiTheme="majorHAnsi" w:cstheme="majorHAnsi"/>
            <w:color w:val="000000"/>
            <w:sz w:val="18"/>
            <w:szCs w:val="16"/>
          </w:rPr>
          <w:delText>As does t</w:delText>
        </w:r>
      </w:del>
      <w:ins w:id="235"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36" w:author="Paul Marshall" w:date="2018-09-05T16:39:00Z">
        <w:r w:rsidR="00CE7188" w:rsidDel="00170D24">
          <w:rPr>
            <w:rFonts w:asciiTheme="majorHAnsi" w:hAnsiTheme="majorHAnsi" w:cstheme="majorHAnsi"/>
            <w:color w:val="000000"/>
            <w:sz w:val="18"/>
            <w:szCs w:val="16"/>
          </w:rPr>
          <w:delText xml:space="preserve">, </w:delText>
        </w:r>
      </w:del>
      <w:ins w:id="237" w:author="Paul Marshall" w:date="2018-09-05T16:39:00Z">
        <w:r w:rsidR="00170D24">
          <w:rPr>
            <w:rFonts w:asciiTheme="majorHAnsi" w:hAnsiTheme="majorHAnsi" w:cstheme="majorHAnsi"/>
            <w:color w:val="000000"/>
            <w:sz w:val="18"/>
            <w:szCs w:val="16"/>
          </w:rPr>
          <w:t xml:space="preserve"> </w:t>
        </w:r>
      </w:ins>
      <w:del w:id="238" w:author="Paul Marshall" w:date="2018-09-05T16:39:00Z">
        <w:r w:rsidR="00CE7188" w:rsidDel="00170D24">
          <w:rPr>
            <w:rFonts w:asciiTheme="majorHAnsi" w:hAnsiTheme="majorHAnsi" w:cstheme="majorHAnsi"/>
            <w:color w:val="000000"/>
            <w:sz w:val="18"/>
            <w:szCs w:val="16"/>
          </w:rPr>
          <w:delText xml:space="preserve">which </w:delText>
        </w:r>
      </w:del>
      <w:ins w:id="239"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40"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41" w:author="Paul Marshall" w:date="2018-09-05T16:32:00Z">
        <w:r w:rsidDel="00C01295">
          <w:br w:type="page"/>
        </w:r>
      </w:del>
    </w:p>
    <w:p w14:paraId="330D58C8" w14:textId="3AEA0101" w:rsidR="00013B7D" w:rsidRDefault="00741E73" w:rsidP="00013B7D">
      <w:pPr>
        <w:pStyle w:val="Heading2"/>
      </w:pPr>
      <w:bookmarkStart w:id="242" w:name="_Toc517560686"/>
      <w:r>
        <w:t>API Contract Standards</w:t>
      </w:r>
      <w:bookmarkEnd w:id="242"/>
    </w:p>
    <w:p w14:paraId="40743C78" w14:textId="735F7FB3" w:rsidR="00536882" w:rsidRPr="00536882" w:rsidRDefault="007069BB" w:rsidP="00536882">
      <w:pPr>
        <w:pStyle w:val="Heading3"/>
      </w:pPr>
      <w:bookmarkStart w:id="243" w:name="_Toc517560687"/>
      <w:r>
        <w:t xml:space="preserve">Contract </w:t>
      </w:r>
      <w:r w:rsidR="00536882">
        <w:t>Standards</w:t>
      </w:r>
      <w:bookmarkEnd w:id="243"/>
    </w:p>
    <w:p w14:paraId="04A84926" w14:textId="235B4846" w:rsidR="00170D24" w:rsidRDefault="00170D24" w:rsidP="00013B7D">
      <w:pPr>
        <w:rPr>
          <w:ins w:id="244" w:author="Paul Marshall" w:date="2018-09-05T16:41:00Z"/>
          <w:rFonts w:asciiTheme="majorHAnsi" w:hAnsiTheme="majorHAnsi" w:cstheme="majorHAnsi"/>
          <w:color w:val="000000"/>
          <w:sz w:val="18"/>
          <w:szCs w:val="16"/>
        </w:rPr>
      </w:pPr>
      <w:ins w:id="245" w:author="Paul Marshall" w:date="2018-09-05T16:41:00Z">
        <w:r>
          <w:rPr>
            <w:rFonts w:asciiTheme="majorHAnsi" w:hAnsiTheme="majorHAnsi" w:cstheme="majorHAnsi"/>
            <w:color w:val="000000"/>
            <w:sz w:val="18"/>
            <w:szCs w:val="16"/>
          </w:rPr>
          <w:t>Below are some API Contract standards widely used in the dev</w:t>
        </w:r>
      </w:ins>
      <w:ins w:id="246"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47" w:author="Paul Marshall" w:date="2018-09-05T16:42:00Z"/>
          <w:rFonts w:asciiTheme="majorHAnsi" w:hAnsiTheme="majorHAnsi" w:cstheme="majorHAnsi"/>
          <w:color w:val="000000"/>
          <w:sz w:val="18"/>
          <w:szCs w:val="16"/>
        </w:rPr>
      </w:pPr>
      <w:del w:id="248"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w:t>
      </w:r>
      <w:r w:rsidR="00AF1737">
        <w:rPr>
          <w:rFonts w:asciiTheme="majorHAnsi" w:hAnsiTheme="majorHAnsi" w:cstheme="majorHAnsi"/>
          <w:color w:val="000000"/>
          <w:sz w:val="18"/>
          <w:szCs w:val="16"/>
        </w:rPr>
        <w:lastRenderedPageBreak/>
        <w:t xml:space="preserve">Swagger 1.x, 2.x, or (lately) 3.0 specifications for their APIs, as well as publish and socialize these Swagger </w:t>
      </w:r>
      <w:del w:id="249" w:author="Paul Marshall" w:date="2018-09-05T16:43:00Z">
        <w:r w:rsidR="00AF1737" w:rsidDel="00170D24">
          <w:rPr>
            <w:rFonts w:asciiTheme="majorHAnsi" w:hAnsiTheme="majorHAnsi" w:cstheme="majorHAnsi"/>
            <w:color w:val="000000"/>
            <w:sz w:val="18"/>
            <w:szCs w:val="16"/>
          </w:rPr>
          <w:delText>API contract</w:delText>
        </w:r>
      </w:del>
      <w:ins w:id="250"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51" w:name="_Toc517560688"/>
      <w:r>
        <w:t>API Specifications</w:t>
      </w:r>
      <w:bookmarkEnd w:id="251"/>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52" w:author="Paul Marshall" w:date="2018-09-05T16:43:00Z">
        <w:r w:rsidR="00801CBA" w:rsidDel="00170D24">
          <w:rPr>
            <w:rFonts w:asciiTheme="majorHAnsi" w:hAnsiTheme="majorHAnsi" w:cstheme="majorHAnsi"/>
            <w:color w:val="000000"/>
            <w:sz w:val="18"/>
            <w:szCs w:val="16"/>
          </w:rPr>
          <w:delText>API contract</w:delText>
        </w:r>
      </w:del>
      <w:ins w:id="25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54" w:author="Paul Marshall" w:date="2018-09-05T16:43:00Z">
        <w:r w:rsidDel="00170D24">
          <w:rPr>
            <w:rFonts w:asciiTheme="majorHAnsi" w:hAnsiTheme="majorHAnsi" w:cstheme="majorHAnsi"/>
            <w:color w:val="000000"/>
            <w:sz w:val="18"/>
            <w:szCs w:val="16"/>
          </w:rPr>
          <w:delText>API contract</w:delText>
        </w:r>
      </w:del>
      <w:ins w:id="25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lastRenderedPageBreak/>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56" w:author="Paul Marshall" w:date="2018-09-05T16:43:00Z">
        <w:r w:rsidDel="00170D24">
          <w:rPr>
            <w:rFonts w:asciiTheme="majorHAnsi" w:hAnsiTheme="majorHAnsi" w:cstheme="majorHAnsi"/>
            <w:color w:val="000000"/>
            <w:sz w:val="18"/>
            <w:szCs w:val="16"/>
          </w:rPr>
          <w:delText>API contract</w:delText>
        </w:r>
      </w:del>
      <w:ins w:id="25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58" w:name="_Toc517560689"/>
      <w:r>
        <w:lastRenderedPageBreak/>
        <w:t>Swagger and RAML</w:t>
      </w:r>
      <w:bookmarkEnd w:id="258"/>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59" w:author="Paul Marshall" w:date="2018-09-05T16:43:00Z">
        <w:r w:rsidDel="00170D24">
          <w:rPr>
            <w:rFonts w:asciiTheme="majorHAnsi" w:hAnsiTheme="majorHAnsi" w:cstheme="majorHAnsi"/>
            <w:color w:val="000000"/>
            <w:sz w:val="18"/>
            <w:szCs w:val="16"/>
          </w:rPr>
          <w:delText>API contract</w:delText>
        </w:r>
      </w:del>
      <w:ins w:id="26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61" w:author="Paul Marshall" w:date="2018-09-05T16:43:00Z">
        <w:r w:rsidDel="00170D24">
          <w:rPr>
            <w:rFonts w:asciiTheme="majorHAnsi" w:hAnsiTheme="majorHAnsi" w:cstheme="majorHAnsi"/>
            <w:color w:val="000000"/>
            <w:sz w:val="18"/>
            <w:szCs w:val="16"/>
          </w:rPr>
          <w:delText>API contract</w:delText>
        </w:r>
      </w:del>
      <w:ins w:id="26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63" w:name="_Toc517560690"/>
      <w:r>
        <w:t>Conversions</w:t>
      </w:r>
      <w:bookmarkEnd w:id="263"/>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64" w:author="Paul Marshall" w:date="2018-09-05T16:43:00Z">
        <w:r w:rsidDel="00170D24">
          <w:rPr>
            <w:rFonts w:asciiTheme="majorHAnsi" w:hAnsiTheme="majorHAnsi" w:cstheme="majorHAnsi"/>
            <w:color w:val="000000"/>
            <w:sz w:val="18"/>
            <w:szCs w:val="16"/>
          </w:rPr>
          <w:delText>API contract</w:delText>
        </w:r>
      </w:del>
      <w:ins w:id="26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66" w:name="_Toc517560691"/>
      <w:r>
        <w:lastRenderedPageBreak/>
        <w:t xml:space="preserve">MuleSoft </w:t>
      </w:r>
      <w:r w:rsidR="00A50507">
        <w:t>Design Center</w:t>
      </w:r>
      <w:bookmarkEnd w:id="266"/>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67" w:author="Paul Marshall" w:date="2018-09-05T16:43:00Z">
        <w:r w:rsidR="002E4A06" w:rsidDel="00170D24">
          <w:rPr>
            <w:rFonts w:asciiTheme="majorHAnsi" w:hAnsiTheme="majorHAnsi" w:cstheme="majorHAnsi"/>
            <w:color w:val="000000"/>
            <w:sz w:val="18"/>
            <w:szCs w:val="16"/>
          </w:rPr>
          <w:delText>API contract</w:delText>
        </w:r>
      </w:del>
      <w:ins w:id="268"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69" w:author="Paul Marshall" w:date="2018-09-05T16:43:00Z">
        <w:r w:rsidDel="00170D24">
          <w:rPr>
            <w:rFonts w:asciiTheme="majorHAnsi" w:hAnsiTheme="majorHAnsi" w:cstheme="majorHAnsi"/>
            <w:color w:val="000000"/>
            <w:sz w:val="18"/>
            <w:szCs w:val="16"/>
          </w:rPr>
          <w:delText>API contract</w:delText>
        </w:r>
      </w:del>
      <w:ins w:id="27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71" w:author="Paul Marshall" w:date="2018-09-05T16:43:00Z">
        <w:r w:rsidR="009372E8" w:rsidDel="00170D24">
          <w:rPr>
            <w:rFonts w:asciiTheme="majorHAnsi" w:hAnsiTheme="majorHAnsi" w:cstheme="majorHAnsi"/>
            <w:color w:val="000000"/>
            <w:sz w:val="18"/>
            <w:szCs w:val="16"/>
          </w:rPr>
          <w:delText>API contract</w:delText>
        </w:r>
      </w:del>
      <w:ins w:id="272"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73" w:author="Paul Marshall" w:date="2018-09-05T16:43:00Z">
        <w:r w:rsidR="00A93419" w:rsidDel="00170D24">
          <w:rPr>
            <w:rFonts w:asciiTheme="majorHAnsi" w:hAnsiTheme="majorHAnsi" w:cstheme="majorHAnsi"/>
            <w:color w:val="000000"/>
            <w:sz w:val="18"/>
            <w:szCs w:val="16"/>
          </w:rPr>
          <w:delText>API contract</w:delText>
        </w:r>
      </w:del>
      <w:ins w:id="274"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75" w:author="Paul Marshall" w:date="2018-09-05T16:43:00Z">
        <w:r w:rsidDel="00170D24">
          <w:rPr>
            <w:rFonts w:asciiTheme="majorHAnsi" w:hAnsiTheme="majorHAnsi" w:cstheme="majorHAnsi"/>
            <w:color w:val="000000"/>
            <w:sz w:val="18"/>
            <w:szCs w:val="16"/>
          </w:rPr>
          <w:delText>API contract</w:delText>
        </w:r>
      </w:del>
      <w:ins w:id="27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1AB9D" w14:textId="77777777" w:rsidR="00595712" w:rsidRDefault="00595712" w:rsidP="00CB61B5">
      <w:pPr>
        <w:spacing w:after="0" w:line="240" w:lineRule="auto"/>
      </w:pPr>
      <w:r>
        <w:separator/>
      </w:r>
    </w:p>
  </w:endnote>
  <w:endnote w:type="continuationSeparator" w:id="0">
    <w:p w14:paraId="5AACE440" w14:textId="77777777" w:rsidR="00595712" w:rsidRDefault="00595712"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CE7DA" w14:textId="77777777" w:rsidR="00595712" w:rsidRDefault="00595712" w:rsidP="00CB61B5">
      <w:pPr>
        <w:spacing w:after="0" w:line="240" w:lineRule="auto"/>
      </w:pPr>
      <w:r>
        <w:separator/>
      </w:r>
    </w:p>
  </w:footnote>
  <w:footnote w:type="continuationSeparator" w:id="0">
    <w:p w14:paraId="3DF59EC4" w14:textId="77777777" w:rsidR="00595712" w:rsidRDefault="00595712"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8"/>
  </w:num>
  <w:num w:numId="8">
    <w:abstractNumId w:val="31"/>
  </w:num>
  <w:num w:numId="9">
    <w:abstractNumId w:val="11"/>
  </w:num>
  <w:num w:numId="10">
    <w:abstractNumId w:val="18"/>
  </w:num>
  <w:num w:numId="11">
    <w:abstractNumId w:val="30"/>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6"/>
  </w:num>
  <w:num w:numId="21">
    <w:abstractNumId w:val="27"/>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9"/>
  </w:num>
  <w:num w:numId="32">
    <w:abstractNumId w:val="25"/>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B56AF"/>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5712"/>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E6C50-456E-4229-B66E-4B7088299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10</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261</cp:revision>
  <dcterms:created xsi:type="dcterms:W3CDTF">2018-05-29T12:18:00Z</dcterms:created>
  <dcterms:modified xsi:type="dcterms:W3CDTF">2018-09-05T21:04:00Z</dcterms:modified>
</cp:coreProperties>
</file>