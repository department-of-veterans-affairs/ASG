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32445816"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An 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1"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API contract is to be </w:t>
      </w:r>
      <w:del w:id="2" w:author="Paul Marshall" w:date="2018-09-05T09:59:00Z">
        <w:r w:rsidR="009A6275" w:rsidDel="004B14A8">
          <w:rPr>
            <w:rFonts w:asciiTheme="majorHAnsi" w:hAnsiTheme="majorHAnsi" w:cstheme="majorHAnsi"/>
            <w:color w:val="000000"/>
            <w:sz w:val="18"/>
            <w:szCs w:val="16"/>
          </w:rPr>
          <w:delText>drawn up</w:delText>
        </w:r>
      </w:del>
      <w:ins w:id="3"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such an API contract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4"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5"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w:t>
      </w:r>
      <w:bookmarkStart w:id="6" w:name="_GoBack"/>
      <w:bookmarkEnd w:id="6"/>
      <w:r w:rsidR="00E71DC3">
        <w:rPr>
          <w:rFonts w:asciiTheme="majorHAnsi" w:hAnsiTheme="majorHAnsi" w:cstheme="majorHAnsi"/>
          <w:color w:val="000000"/>
          <w:sz w:val="18"/>
          <w:szCs w:val="16"/>
        </w:rPr>
        <w:t>ed on</w:t>
      </w:r>
      <w:r w:rsidR="004D657B">
        <w:rPr>
          <w:rFonts w:asciiTheme="majorHAnsi" w:hAnsiTheme="majorHAnsi" w:cstheme="majorHAnsi"/>
          <w:color w:val="000000"/>
          <w:sz w:val="18"/>
          <w:szCs w:val="16"/>
        </w:rPr>
        <w:t xml:space="preserve"> a widely agreed-upon format</w:t>
      </w:r>
      <w:ins w:id="7"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8" w:author="Paul Marshall" w:date="2018-09-05T10:00:00Z">
        <w:r w:rsidR="004B14A8">
          <w:rPr>
            <w:rFonts w:asciiTheme="majorHAnsi" w:hAnsiTheme="majorHAnsi" w:cstheme="majorHAnsi"/>
            <w:color w:val="000000"/>
            <w:sz w:val="18"/>
            <w:szCs w:val="16"/>
          </w:rPr>
          <w:t xml:space="preserve">i.e. </w:t>
        </w:r>
      </w:ins>
      <w:del w:id="9"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0" w:author="Paul Marshall" w:date="2018-09-05T10:00:00Z">
        <w:r w:rsidR="004B14A8">
          <w:rPr>
            <w:rFonts w:asciiTheme="majorHAnsi" w:hAnsiTheme="majorHAnsi" w:cstheme="majorHAnsi"/>
            <w:color w:val="000000"/>
            <w:sz w:val="18"/>
            <w:szCs w:val="16"/>
          </w:rPr>
          <w:t>the</w:t>
        </w:r>
      </w:ins>
      <w:del w:id="11"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253E9CD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Therefore, the following architecture aspects are critical when thinking about API contract design:</w:t>
      </w:r>
    </w:p>
    <w:p w14:paraId="6E12BB84" w14:textId="341E8DF5"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Create the API contract early</w:t>
      </w:r>
      <w:del w:id="12"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4172A407"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13" w:author="Paul Marshall" w:date="2018-09-05T10:04:00Z">
        <w:r w:rsidR="009B7225">
          <w:rPr>
            <w:rFonts w:asciiTheme="majorHAnsi" w:hAnsiTheme="majorHAnsi" w:cstheme="majorHAnsi"/>
            <w:color w:val="000000"/>
            <w:sz w:val="18"/>
            <w:szCs w:val="16"/>
          </w:rPr>
          <w:t xml:space="preserve">an </w:t>
        </w:r>
      </w:ins>
      <w:r>
        <w:rPr>
          <w:rFonts w:asciiTheme="majorHAnsi" w:hAnsiTheme="majorHAnsi" w:cstheme="majorHAnsi"/>
          <w:color w:val="000000"/>
          <w:sz w:val="18"/>
          <w:szCs w:val="16"/>
        </w:rPr>
        <w:t xml:space="preserve">API contract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45D0D850"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14" w:author="Paul Marshall" w:date="2018-09-05T10:04:00Z">
        <w:r w:rsidDel="009B7225">
          <w:rPr>
            <w:rFonts w:asciiTheme="majorHAnsi" w:hAnsiTheme="majorHAnsi" w:cstheme="majorHAnsi"/>
            <w:color w:val="000000"/>
            <w:sz w:val="18"/>
            <w:szCs w:val="16"/>
          </w:rPr>
          <w:delText xml:space="preserve">your </w:delText>
        </w:r>
      </w:del>
      <w:ins w:id="15" w:author="Paul Marshall" w:date="2018-09-05T10:04:00Z">
        <w:r w:rsidR="009B7225">
          <w:rPr>
            <w:rFonts w:asciiTheme="majorHAnsi" w:hAnsiTheme="majorHAnsi" w:cstheme="majorHAnsi"/>
            <w:color w:val="000000"/>
            <w:sz w:val="18"/>
            <w:szCs w:val="16"/>
          </w:rPr>
          <w:t>each</w:t>
        </w:r>
        <w:r w:rsidR="009B722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API contract </w:t>
      </w:r>
      <w:r w:rsidR="0041663B">
        <w:rPr>
          <w:rFonts w:asciiTheme="majorHAnsi" w:hAnsiTheme="majorHAnsi" w:cstheme="majorHAnsi"/>
          <w:color w:val="000000"/>
          <w:sz w:val="18"/>
          <w:szCs w:val="16"/>
        </w:rPr>
        <w:t xml:space="preserve">and notify </w:t>
      </w:r>
      <w:del w:id="16"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17"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03C56C8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18" w:author="Paul Marshall" w:date="2018-09-05T10:05:00Z">
        <w:r w:rsidDel="009B7225">
          <w:rPr>
            <w:rFonts w:asciiTheme="majorHAnsi" w:hAnsiTheme="majorHAnsi" w:cstheme="majorHAnsi"/>
            <w:color w:val="000000"/>
            <w:sz w:val="18"/>
            <w:szCs w:val="16"/>
          </w:rPr>
          <w:delText>take down</w:delText>
        </w:r>
      </w:del>
      <w:ins w:id="19"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API contract version </w:t>
      </w:r>
      <w:ins w:id="20" w:author="Paul Marshall" w:date="2018-09-05T10:05:00Z">
        <w:r w:rsidR="009B7225">
          <w:rPr>
            <w:rFonts w:asciiTheme="majorHAnsi" w:hAnsiTheme="majorHAnsi" w:cstheme="majorHAnsi"/>
            <w:color w:val="000000"/>
            <w:sz w:val="18"/>
            <w:szCs w:val="16"/>
          </w:rPr>
          <w:t xml:space="preserve">without verifying </w:t>
        </w:r>
      </w:ins>
      <w:del w:id="21"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22"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23"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24" w:name="_Toc517560685"/>
      <w:r>
        <w:t>Design First Methodology</w:t>
      </w:r>
      <w:bookmarkEnd w:id="24"/>
    </w:p>
    <w:p w14:paraId="76D4A930" w14:textId="4C6DD5DF"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API contract or service definition before </w:t>
      </w:r>
      <w:del w:id="25"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starting our first line of development.  Creating such an API contract is a key part of the design phase</w:t>
      </w:r>
      <w:r w:rsidR="00100F4F">
        <w:rPr>
          <w:rFonts w:asciiTheme="majorHAnsi" w:hAnsiTheme="majorHAnsi" w:cstheme="majorHAnsi"/>
          <w:color w:val="000000"/>
          <w:sz w:val="18"/>
          <w:szCs w:val="16"/>
        </w:rPr>
        <w:t>, hence following this methodology, we are creating the API contracts first, publish</w:t>
      </w:r>
      <w:ins w:id="26"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2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30B04F08"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very first phase of API development lifecycle, the “Design” stage.  </w:t>
      </w:r>
      <w:r w:rsidR="00923C7A">
        <w:rPr>
          <w:rFonts w:asciiTheme="majorHAnsi" w:hAnsiTheme="majorHAnsi" w:cstheme="majorHAnsi"/>
          <w:color w:val="000000"/>
          <w:sz w:val="18"/>
          <w:szCs w:val="16"/>
        </w:rPr>
        <w:t>Design First methodology instructs the developer to design their API first by creating an API contract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yours.</w:t>
      </w:r>
    </w:p>
    <w:p w14:paraId="554F8F9B" w14:textId="77777777" w:rsidR="007069BB" w:rsidRDefault="003B6BAB" w:rsidP="00C70AE7">
      <w:r>
        <w:t>Example</w:t>
      </w:r>
    </w:p>
    <w:p w14:paraId="5E2E30A7" w14:textId="14D89EC4" w:rsidR="006145A4" w:rsidRPr="007069BB" w:rsidRDefault="00EC45D6" w:rsidP="00C70AE7">
      <w:r>
        <w:rPr>
          <w:rFonts w:asciiTheme="majorHAnsi" w:hAnsiTheme="majorHAnsi" w:cstheme="majorHAnsi"/>
          <w:color w:val="000000"/>
          <w:sz w:val="18"/>
          <w:szCs w:val="16"/>
        </w:rPr>
        <w:t>As an example, a</w:t>
      </w:r>
      <w:r w:rsidR="00A523DF">
        <w:rPr>
          <w:rFonts w:asciiTheme="majorHAnsi" w:hAnsiTheme="majorHAnsi" w:cstheme="majorHAnsi"/>
          <w:color w:val="000000"/>
          <w:sz w:val="18"/>
          <w:szCs w:val="16"/>
        </w:rPr>
        <w:t>s a developer, you are</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 xml:space="preserve">retrieve a data object from the source system such as a relational database via a programming language of choice (.NET, Java, NodeJS, Python, etc) and expose this database object in a form of a JSON object to be send over HTTP/REST to an external data consumer.  As a developer, </w:t>
      </w:r>
      <w:r w:rsidR="00A523DF">
        <w:rPr>
          <w:rFonts w:asciiTheme="majorHAnsi" w:hAnsiTheme="majorHAnsi" w:cstheme="majorHAnsi"/>
          <w:color w:val="000000"/>
          <w:sz w:val="18"/>
          <w:szCs w:val="16"/>
        </w:rPr>
        <w:t>you should first draft up an API contract by defining the JSON schema</w:t>
      </w:r>
      <w:r w:rsidR="00474D02">
        <w:rPr>
          <w:rFonts w:asciiTheme="majorHAnsi" w:hAnsiTheme="majorHAnsi" w:cstheme="majorHAnsi"/>
          <w:color w:val="000000"/>
          <w:sz w:val="18"/>
          <w:szCs w:val="16"/>
        </w:rPr>
        <w:t xml:space="preserve"> of an object to be fetched via your microservice to be consumed by other microservices or platforms.  To draft such a contract, you should define the following:</w:t>
      </w:r>
    </w:p>
    <w:p w14:paraId="304343D1" w14:textId="2923C3B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your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 etc)</w:t>
      </w:r>
    </w:p>
    <w:p w14:paraId="3E19E12D" w14:textId="0166D9EE"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61C3425F" w14:textId="7628E244"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In 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46F4E83F"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inputs are expected for each service operation (e.g., a unique Customer ID to fetch customer details from the database)</w:t>
      </w:r>
    </w:p>
    <w:p w14:paraId="21CA3915" w14:textId="2C282BD5"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Which of these inputs are </w:t>
      </w:r>
      <w:proofErr w:type="gramStart"/>
      <w:r>
        <w:rPr>
          <w:rFonts w:asciiTheme="majorHAnsi" w:hAnsiTheme="majorHAnsi" w:cstheme="majorHAnsi"/>
          <w:color w:val="000000"/>
          <w:sz w:val="18"/>
          <w:szCs w:val="16"/>
        </w:rPr>
        <w:t>required</w:t>
      </w:r>
      <w:proofErr w:type="gramEnd"/>
    </w:p>
    <w:p w14:paraId="1C26420E" w14:textId="0434F5FD"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data</w:t>
      </w:r>
      <w:r w:rsidR="00BC339F">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type </w:t>
      </w:r>
      <w:r w:rsidR="00BC339F">
        <w:rPr>
          <w:rFonts w:asciiTheme="majorHAnsi" w:hAnsiTheme="majorHAnsi" w:cstheme="majorHAnsi"/>
          <w:color w:val="000000"/>
          <w:sz w:val="18"/>
          <w:szCs w:val="16"/>
        </w:rPr>
        <w:t>is associated with</w:t>
      </w:r>
      <w:r>
        <w:rPr>
          <w:rFonts w:asciiTheme="majorHAnsi" w:hAnsiTheme="majorHAnsi" w:cstheme="majorHAnsi"/>
          <w:color w:val="000000"/>
          <w:sz w:val="18"/>
          <w:szCs w:val="16"/>
        </w:rPr>
        <w:t xml:space="preserve"> each </w:t>
      </w:r>
      <w:r w:rsidR="00BC339F">
        <w:rPr>
          <w:rFonts w:asciiTheme="majorHAnsi" w:hAnsiTheme="majorHAnsi" w:cstheme="majorHAnsi"/>
          <w:color w:val="000000"/>
          <w:sz w:val="18"/>
          <w:szCs w:val="16"/>
        </w:rPr>
        <w:t xml:space="preserve">of the </w:t>
      </w:r>
      <w:r>
        <w:rPr>
          <w:rFonts w:asciiTheme="majorHAnsi" w:hAnsiTheme="majorHAnsi" w:cstheme="majorHAnsi"/>
          <w:color w:val="000000"/>
          <w:sz w:val="18"/>
          <w:szCs w:val="16"/>
        </w:rPr>
        <w:t>input</w:t>
      </w:r>
      <w:r w:rsidR="00BC339F">
        <w:rPr>
          <w:rFonts w:asciiTheme="majorHAnsi" w:hAnsiTheme="majorHAnsi" w:cstheme="majorHAnsi"/>
          <w:color w:val="000000"/>
          <w:sz w:val="18"/>
          <w:szCs w:val="16"/>
        </w:rPr>
        <w:t>s</w:t>
      </w:r>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0BD86A62"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outputs are expected for each service operation</w:t>
      </w:r>
    </w:p>
    <w:p w14:paraId="0875E83A" w14:textId="184E4FBB" w:rsidR="00BC339F"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What data type is associated with each of the outputs</w:t>
      </w:r>
    </w:p>
    <w:p w14:paraId="48FA84CD" w14:textId="77777777" w:rsidR="00F14D86"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w:t>
      </w:r>
      <w:r w:rsidR="00970576">
        <w:rPr>
          <w:rFonts w:asciiTheme="majorHAnsi" w:hAnsiTheme="majorHAnsi" w:cstheme="majorHAnsi"/>
          <w:color w:val="000000"/>
          <w:sz w:val="18"/>
          <w:szCs w:val="16"/>
        </w:rPr>
        <w:t xml:space="preserve"> is an example of a data item returned back (provide either dummy data or real customer information, scrubbed from any sensitive information, for security reasons)</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Does the service expect an OAuth 2.0 Bearer </w:t>
      </w:r>
      <w:proofErr w:type="gramStart"/>
      <w:r>
        <w:rPr>
          <w:rFonts w:asciiTheme="majorHAnsi" w:hAnsiTheme="majorHAnsi" w:cstheme="majorHAnsi"/>
          <w:color w:val="000000"/>
          <w:sz w:val="18"/>
          <w:szCs w:val="16"/>
        </w:rPr>
        <w:t>token</w:t>
      </w:r>
      <w:proofErr w:type="gramEnd"/>
    </w:p>
    <w:p w14:paraId="26A38658"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Does the service expect an WSSE Security Header (for SOAP </w:t>
      </w:r>
      <w:proofErr w:type="gramStart"/>
      <w:r>
        <w:rPr>
          <w:rFonts w:asciiTheme="majorHAnsi" w:hAnsiTheme="majorHAnsi" w:cstheme="majorHAnsi"/>
          <w:color w:val="000000"/>
          <w:sz w:val="18"/>
          <w:szCs w:val="16"/>
        </w:rPr>
        <w:t>services)</w:t>
      </w:r>
      <w:proofErr w:type="gramEnd"/>
    </w:p>
    <w:p w14:paraId="76C91C4D" w14:textId="77777777" w:rsidR="0018613F"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Does the service expect a</w:t>
      </w:r>
      <w:r w:rsidR="0018613F">
        <w:rPr>
          <w:rFonts w:asciiTheme="majorHAnsi" w:hAnsiTheme="majorHAnsi" w:cstheme="majorHAnsi"/>
          <w:color w:val="000000"/>
          <w:sz w:val="18"/>
          <w:szCs w:val="16"/>
        </w:rPr>
        <w:t xml:space="preserve"> Basic Auth user name and </w:t>
      </w:r>
      <w:proofErr w:type="gramStart"/>
      <w:r w:rsidR="0018613F">
        <w:rPr>
          <w:rFonts w:asciiTheme="majorHAnsi" w:hAnsiTheme="majorHAnsi" w:cstheme="majorHAnsi"/>
          <w:color w:val="000000"/>
          <w:sz w:val="18"/>
          <w:szCs w:val="16"/>
        </w:rPr>
        <w:t>password</w:t>
      </w:r>
      <w:proofErr w:type="gramEnd"/>
    </w:p>
    <w:p w14:paraId="75E09B5D" w14:textId="6960034F"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drawn up, you can proceed to socialize that contract with the potential consumers of your microservice.  To socialize the API contract, you should publish the contract into an API Portal.  An API Portal is a web-based publishing platform which allows developers to share their API contract definitions, inform others of new </w:t>
      </w:r>
      <w:r w:rsidR="00577637">
        <w:rPr>
          <w:rFonts w:asciiTheme="majorHAnsi" w:hAnsiTheme="majorHAnsi" w:cstheme="majorHAnsi"/>
          <w:color w:val="000000"/>
          <w:sz w:val="18"/>
          <w:szCs w:val="16"/>
        </w:rPr>
        <w:t>APIs that are to be developed, find new APIs, and share API contracts with external partners and consumers.</w:t>
      </w:r>
    </w:p>
    <w:p w14:paraId="10633874" w14:textId="5D2CC515"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sample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3C01D9CB" w:rsidR="0070155C" w:rsidRDefault="003F1A04">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API contract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70155C">
        <w:rPr>
          <w:rFonts w:asciiTheme="majorHAnsi" w:hAnsiTheme="majorHAnsi" w:cstheme="majorHAnsi"/>
          <w:color w:val="000000"/>
          <w:sz w:val="18"/>
          <w:szCs w:val="16"/>
        </w:rPr>
        <w:t>you can proceed with creating a mock API to be published together with the API contract.  Creating a mock allows your API consumers to immediately test out your API operations, without guessing what data is expected to be returned.</w:t>
      </w:r>
    </w:p>
    <w:p w14:paraId="2E0D199D" w14:textId="25D546A6" w:rsidR="0070155C" w:rsidRDefault="0070155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Luckily, if you are have chosen to create your API Contract </w:t>
      </w:r>
      <w:r w:rsidR="00EF105D">
        <w:rPr>
          <w:rFonts w:asciiTheme="majorHAnsi" w:hAnsiTheme="majorHAnsi" w:cstheme="majorHAnsi"/>
          <w:color w:val="000000"/>
          <w:sz w:val="18"/>
          <w:szCs w:val="16"/>
        </w:rPr>
        <w:t xml:space="preserve">either 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your API contract and, provided you have provided examples for each of your </w:t>
      </w:r>
      <w:r w:rsidR="0096618C">
        <w:rPr>
          <w:rFonts w:asciiTheme="majorHAnsi" w:hAnsiTheme="majorHAnsi" w:cstheme="majorHAnsi"/>
          <w:color w:val="000000"/>
          <w:sz w:val="18"/>
          <w:szCs w:val="16"/>
        </w:rPr>
        <w:t>inputs and outputs, generate mock API operations.</w:t>
      </w:r>
    </w:p>
    <w:p w14:paraId="7159978A" w14:textId="345FF5C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your microservice is written in those languages)</w:t>
      </w:r>
      <w:r w:rsidR="00CE7188">
        <w:rPr>
          <w:rFonts w:asciiTheme="majorHAnsi" w:hAnsiTheme="majorHAnsi" w:cstheme="majorHAnsi"/>
          <w:color w:val="000000"/>
          <w:sz w:val="18"/>
          <w:szCs w:val="16"/>
        </w:rPr>
        <w:t xml:space="preserve"> already auto-generates mock services based on your contract.  As does the Mulesoft API Design Center, which allows </w:t>
      </w:r>
      <w:r w:rsidR="00B93F12">
        <w:rPr>
          <w:rFonts w:asciiTheme="majorHAnsi" w:hAnsiTheme="majorHAnsi" w:cstheme="majorHAnsi"/>
          <w:color w:val="000000"/>
          <w:sz w:val="18"/>
          <w:szCs w:val="16"/>
        </w:rPr>
        <w:t>a quick generation of mock API requests/responses by a turn of a 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r>
        <w:br w:type="page"/>
      </w:r>
    </w:p>
    <w:p w14:paraId="330D58C8" w14:textId="3AEA0101" w:rsidR="00013B7D" w:rsidRDefault="00741E73" w:rsidP="00013B7D">
      <w:pPr>
        <w:pStyle w:val="Heading2"/>
      </w:pPr>
      <w:bookmarkStart w:id="28" w:name="_Toc517560686"/>
      <w:r>
        <w:lastRenderedPageBreak/>
        <w:t>API Contract Standards</w:t>
      </w:r>
      <w:bookmarkEnd w:id="28"/>
    </w:p>
    <w:p w14:paraId="40743C78" w14:textId="735F7FB3" w:rsidR="00536882" w:rsidRPr="00536882" w:rsidRDefault="007069BB" w:rsidP="00536882">
      <w:pPr>
        <w:pStyle w:val="Heading3"/>
      </w:pPr>
      <w:bookmarkStart w:id="29" w:name="_Toc517560687"/>
      <w:r>
        <w:t xml:space="preserve">Contract </w:t>
      </w:r>
      <w:r w:rsidR="00536882">
        <w:t>Standards</w:t>
      </w:r>
      <w:bookmarkEnd w:id="29"/>
    </w:p>
    <w:p w14:paraId="3D952BD2" w14:textId="47694877" w:rsidR="00013B7D" w:rsidRDefault="000C5C81" w:rsidP="00013B7D">
      <w:pPr>
        <w:rPr>
          <w:rFonts w:asciiTheme="majorHAnsi" w:hAnsiTheme="majorHAnsi" w:cstheme="majorHAnsi"/>
          <w:color w:val="000000"/>
          <w:sz w:val="18"/>
          <w:szCs w:val="16"/>
        </w:rPr>
      </w:pPr>
      <w:r>
        <w:rPr>
          <w:rFonts w:asciiTheme="majorHAnsi" w:hAnsiTheme="majorHAnsi" w:cstheme="majorHAnsi"/>
          <w:color w:val="000000"/>
          <w:sz w:val="18"/>
          <w:szCs w:val="16"/>
        </w:rPr>
        <w:t>De</w:t>
      </w:r>
      <w:r w:rsidR="00FC1776">
        <w:rPr>
          <w:rFonts w:asciiTheme="majorHAnsi" w:hAnsiTheme="majorHAnsi" w:cstheme="majorHAnsi"/>
          <w:color w:val="000000"/>
          <w:sz w:val="18"/>
          <w:szCs w:val="16"/>
        </w:rPr>
        <w:t>pending on the type of an API service written (REST or SOAP), there are these widely-</w:t>
      </w:r>
      <w:r w:rsidR="00313099">
        <w:rPr>
          <w:rFonts w:asciiTheme="majorHAnsi" w:hAnsiTheme="majorHAnsi" w:cstheme="majorHAnsi"/>
          <w:color w:val="000000"/>
          <w:sz w:val="18"/>
          <w:szCs w:val="16"/>
        </w:rPr>
        <w:t>used API Contract standards in the API development community:</w:t>
      </w:r>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6A878BA6"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These platforms allow developers to create Swagger 1.x, 2.x, or (lately) 3.0 specifications for their APIs, as well as publish and socialize these Swagger API contracts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30" w:name="_Toc517560688"/>
      <w:r>
        <w:t>API Specifications</w:t>
      </w:r>
      <w:bookmarkEnd w:id="30"/>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11492800"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section of the 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1DEF43F3"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An example of a request definition in the API contract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E10C0E4"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In the response section of the API contract, list all structures and attributes expected to be returned back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31" w:name="_Toc517560689"/>
      <w:r>
        <w:lastRenderedPageBreak/>
        <w:t>Swagger and RAML</w:t>
      </w:r>
      <w:bookmarkEnd w:id="31"/>
    </w:p>
    <w:p w14:paraId="2C5E8328" w14:textId="5EB08C87"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As stated in Section 4.2.1, both Swagger and RAML are widely used to define API contracts for REST APIs.</w:t>
      </w:r>
    </w:p>
    <w:p w14:paraId="7627823A" w14:textId="027061A4"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API contract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32" w:name="_Toc517560690"/>
      <w:r>
        <w:t>Conversions</w:t>
      </w:r>
      <w:bookmarkEnd w:id="32"/>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1E154694"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API contract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33" w:name="_Toc517560691"/>
      <w:r>
        <w:lastRenderedPageBreak/>
        <w:t xml:space="preserve">MuleSoft </w:t>
      </w:r>
      <w:r w:rsidR="00A50507">
        <w:t>Design Center</w:t>
      </w:r>
      <w:bookmarkEnd w:id="33"/>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6535185A"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under “API Summary” section, as shown in the above screenshot.  This allows the developer to test the API contract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4B6353F0"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all of your API contracts </w:t>
      </w:r>
      <w:r w:rsidR="009372E8">
        <w:rPr>
          <w:rFonts w:asciiTheme="majorHAnsi" w:hAnsiTheme="majorHAnsi" w:cstheme="majorHAnsi"/>
          <w:color w:val="000000"/>
          <w:sz w:val="18"/>
          <w:szCs w:val="16"/>
        </w:rPr>
        <w:t>on Mulesoft platform within the Design Center.  Once the API contract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API contract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5BA7CC92"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any new API contract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E64AC" w14:textId="77777777" w:rsidR="00356CDF" w:rsidRDefault="00356CDF" w:rsidP="00CB61B5">
      <w:pPr>
        <w:spacing w:after="0" w:line="240" w:lineRule="auto"/>
      </w:pPr>
      <w:r>
        <w:separator/>
      </w:r>
    </w:p>
  </w:endnote>
  <w:endnote w:type="continuationSeparator" w:id="0">
    <w:p w14:paraId="0D1A8B97" w14:textId="77777777" w:rsidR="00356CDF" w:rsidRDefault="00356CDF"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10EB9" w14:textId="77777777" w:rsidR="00356CDF" w:rsidRDefault="00356CDF" w:rsidP="00CB61B5">
      <w:pPr>
        <w:spacing w:after="0" w:line="240" w:lineRule="auto"/>
      </w:pPr>
      <w:r>
        <w:separator/>
      </w:r>
    </w:p>
  </w:footnote>
  <w:footnote w:type="continuationSeparator" w:id="0">
    <w:p w14:paraId="758ADCBF" w14:textId="77777777" w:rsidR="00356CDF" w:rsidRDefault="00356CDF"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E351380"/>
    <w:multiLevelType w:val="hybridMultilevel"/>
    <w:tmpl w:val="8ADED24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4"/>
  </w:num>
  <w:num w:numId="3">
    <w:abstractNumId w:val="11"/>
  </w:num>
  <w:num w:numId="4">
    <w:abstractNumId w:val="18"/>
  </w:num>
  <w:num w:numId="5">
    <w:abstractNumId w:val="6"/>
  </w:num>
  <w:num w:numId="6">
    <w:abstractNumId w:val="15"/>
  </w:num>
  <w:num w:numId="7">
    <w:abstractNumId w:val="25"/>
  </w:num>
  <w:num w:numId="8">
    <w:abstractNumId w:val="27"/>
  </w:num>
  <w:num w:numId="9">
    <w:abstractNumId w:val="10"/>
  </w:num>
  <w:num w:numId="10">
    <w:abstractNumId w:val="17"/>
  </w:num>
  <w:num w:numId="11">
    <w:abstractNumId w:val="26"/>
  </w:num>
  <w:num w:numId="12">
    <w:abstractNumId w:val="8"/>
  </w:num>
  <w:num w:numId="13">
    <w:abstractNumId w:val="3"/>
  </w:num>
  <w:num w:numId="14">
    <w:abstractNumId w:val="20"/>
  </w:num>
  <w:num w:numId="15">
    <w:abstractNumId w:val="12"/>
  </w:num>
  <w:num w:numId="16">
    <w:abstractNumId w:val="7"/>
  </w:num>
  <w:num w:numId="17">
    <w:abstractNumId w:val="9"/>
  </w:num>
  <w:num w:numId="18">
    <w:abstractNumId w:val="5"/>
  </w:num>
  <w:num w:numId="19">
    <w:abstractNumId w:val="4"/>
  </w:num>
  <w:num w:numId="20">
    <w:abstractNumId w:val="23"/>
  </w:num>
  <w:num w:numId="21">
    <w:abstractNumId w:val="24"/>
  </w:num>
  <w:num w:numId="22">
    <w:abstractNumId w:val="1"/>
  </w:num>
  <w:num w:numId="23">
    <w:abstractNumId w:val="22"/>
  </w:num>
  <w:num w:numId="24">
    <w:abstractNumId w:val="0"/>
  </w:num>
  <w:num w:numId="25">
    <w:abstractNumId w:val="2"/>
  </w:num>
  <w:num w:numId="26">
    <w:abstractNumId w:val="21"/>
  </w:num>
  <w:num w:numId="27">
    <w:abstractNumId w:val="16"/>
  </w:num>
  <w:num w:numId="28">
    <w:abstractNumId w:val="19"/>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27AA4-411E-4038-9FB5-1A8B63765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Pages>
  <Words>2143</Words>
  <Characters>12218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250</cp:revision>
  <dcterms:created xsi:type="dcterms:W3CDTF">2018-05-29T12:18:00Z</dcterms:created>
  <dcterms:modified xsi:type="dcterms:W3CDTF">2018-09-05T14:11:00Z</dcterms:modified>
</cp:coreProperties>
</file>