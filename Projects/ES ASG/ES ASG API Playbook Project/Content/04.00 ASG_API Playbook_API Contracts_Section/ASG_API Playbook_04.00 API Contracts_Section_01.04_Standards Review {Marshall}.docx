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1E9224DB"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del w:id="1" w:author="Paul Marshall" w:date="2018-09-05T16:43:00Z">
        <w:r w:rsidDel="00170D24">
          <w:rPr>
            <w:rFonts w:asciiTheme="majorHAnsi" w:hAnsiTheme="majorHAnsi" w:cstheme="majorHAnsi"/>
            <w:color w:val="000000"/>
            <w:sz w:val="18"/>
            <w:szCs w:val="16"/>
          </w:rPr>
          <w:delText>API contract</w:delText>
        </w:r>
      </w:del>
      <w:ins w:id="2" w:author="Paul Marshall" w:date="2018-09-05T16:43:00Z">
        <w:r w:rsidR="00170D24">
          <w:rPr>
            <w:rFonts w:asciiTheme="majorHAnsi" w:hAnsiTheme="majorHAnsi" w:cstheme="majorHAnsi"/>
            <w:color w:val="000000"/>
            <w:sz w:val="18"/>
            <w:szCs w:val="16"/>
          </w:rPr>
          <w:t>API Contract</w:t>
        </w:r>
      </w:ins>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are to be consumed</w:t>
      </w:r>
      <w:del w:id="3" w:author="Paul Marshall" w:date="2018-09-05T09:50:00Z">
        <w:r w:rsidR="006B3220" w:rsidDel="001B3246">
          <w:rPr>
            <w:rFonts w:asciiTheme="majorHAnsi" w:hAnsiTheme="majorHAnsi" w:cstheme="majorHAnsi"/>
            <w:color w:val="000000"/>
            <w:sz w:val="18"/>
            <w:szCs w:val="16"/>
          </w:rPr>
          <w:delText xml:space="preserve"> by the API consumers</w:delText>
        </w:r>
      </w:del>
      <w:r w:rsidR="006B3220">
        <w:rPr>
          <w:rFonts w:asciiTheme="majorHAnsi" w:hAnsiTheme="majorHAnsi" w:cstheme="majorHAnsi"/>
          <w:color w:val="000000"/>
          <w:sz w:val="18"/>
          <w:szCs w:val="16"/>
        </w:rPr>
        <w:t xml:space="preserve">.  </w:t>
      </w:r>
      <w:r w:rsidR="009A6275">
        <w:rPr>
          <w:rFonts w:asciiTheme="majorHAnsi" w:hAnsiTheme="majorHAnsi" w:cstheme="majorHAnsi"/>
          <w:color w:val="000000"/>
          <w:sz w:val="18"/>
          <w:szCs w:val="16"/>
        </w:rPr>
        <w:t xml:space="preserve">In the first stages of API development, as instructed in previous Section 2.1, Development Lifecycle, an </w:t>
      </w:r>
      <w:del w:id="4" w:author="Paul Marshall" w:date="2018-09-05T16:43:00Z">
        <w:r w:rsidR="009A6275" w:rsidDel="00170D24">
          <w:rPr>
            <w:rFonts w:asciiTheme="majorHAnsi" w:hAnsiTheme="majorHAnsi" w:cstheme="majorHAnsi"/>
            <w:color w:val="000000"/>
            <w:sz w:val="18"/>
            <w:szCs w:val="16"/>
          </w:rPr>
          <w:delText>API contract</w:delText>
        </w:r>
      </w:del>
      <w:ins w:id="5" w:author="Paul Marshall" w:date="2018-09-05T16:43:00Z">
        <w:r w:rsidR="00170D24">
          <w:rPr>
            <w:rFonts w:asciiTheme="majorHAnsi" w:hAnsiTheme="majorHAnsi" w:cstheme="majorHAnsi"/>
            <w:color w:val="000000"/>
            <w:sz w:val="18"/>
            <w:szCs w:val="16"/>
          </w:rPr>
          <w:t>API Contract</w:t>
        </w:r>
      </w:ins>
      <w:r w:rsidR="009A6275">
        <w:rPr>
          <w:rFonts w:asciiTheme="majorHAnsi" w:hAnsiTheme="majorHAnsi" w:cstheme="majorHAnsi"/>
          <w:color w:val="000000"/>
          <w:sz w:val="18"/>
          <w:szCs w:val="16"/>
        </w:rPr>
        <w:t xml:space="preserve"> is to be </w:t>
      </w:r>
      <w:del w:id="6" w:author="Paul Marshall" w:date="2018-09-05T09:59:00Z">
        <w:r w:rsidR="009A6275" w:rsidDel="004B14A8">
          <w:rPr>
            <w:rFonts w:asciiTheme="majorHAnsi" w:hAnsiTheme="majorHAnsi" w:cstheme="majorHAnsi"/>
            <w:color w:val="000000"/>
            <w:sz w:val="18"/>
            <w:szCs w:val="16"/>
          </w:rPr>
          <w:delText>drawn up</w:delText>
        </w:r>
      </w:del>
      <w:ins w:id="7" w:author="Paul Marshall" w:date="2018-09-05T09:59:00Z">
        <w:r w:rsidR="004B14A8">
          <w:rPr>
            <w:rFonts w:asciiTheme="majorHAnsi" w:hAnsiTheme="majorHAnsi" w:cstheme="majorHAnsi"/>
            <w:color w:val="000000"/>
            <w:sz w:val="18"/>
            <w:szCs w:val="16"/>
          </w:rPr>
          <w:t>developed</w:t>
        </w:r>
      </w:ins>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del w:id="8" w:author="Paul Marshall" w:date="2018-09-05T16:43:00Z">
        <w:r w:rsidR="00596E5D" w:rsidDel="00170D24">
          <w:rPr>
            <w:rFonts w:asciiTheme="majorHAnsi" w:hAnsiTheme="majorHAnsi" w:cstheme="majorHAnsi"/>
            <w:color w:val="000000"/>
            <w:sz w:val="18"/>
            <w:szCs w:val="16"/>
          </w:rPr>
          <w:delText>API contract</w:delText>
        </w:r>
      </w:del>
      <w:ins w:id="9" w:author="Paul Marshall" w:date="2018-09-05T16:43:00Z">
        <w:r w:rsidR="00170D24">
          <w:rPr>
            <w:rFonts w:asciiTheme="majorHAnsi" w:hAnsiTheme="majorHAnsi" w:cstheme="majorHAnsi"/>
            <w:color w:val="000000"/>
            <w:sz w:val="18"/>
            <w:szCs w:val="16"/>
          </w:rPr>
          <w:t>API Contract</w:t>
        </w:r>
      </w:ins>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ins w:id="10" w:author="Paul Marshall" w:date="2018-09-05T10:00:00Z">
        <w:r w:rsidR="004B14A8">
          <w:rPr>
            <w:rFonts w:asciiTheme="majorHAnsi" w:hAnsiTheme="majorHAnsi" w:cstheme="majorHAnsi"/>
            <w:color w:val="000000"/>
            <w:sz w:val="18"/>
            <w:szCs w:val="16"/>
          </w:rPr>
          <w:t xml:space="preserve">both human and machine </w:t>
        </w:r>
      </w:ins>
      <w:r w:rsidRPr="004C01CE">
        <w:rPr>
          <w:rFonts w:asciiTheme="majorHAnsi" w:hAnsiTheme="majorHAnsi" w:cstheme="majorHAnsi"/>
          <w:color w:val="000000"/>
          <w:sz w:val="18"/>
          <w:szCs w:val="16"/>
        </w:rPr>
        <w:t>readable</w:t>
      </w:r>
      <w:del w:id="11" w:author="Paul Marshall" w:date="2018-09-05T10:00:00Z">
        <w:r w:rsidRPr="004C01CE" w:rsidDel="004B14A8">
          <w:rPr>
            <w:rFonts w:asciiTheme="majorHAnsi" w:hAnsiTheme="majorHAnsi" w:cstheme="majorHAnsi"/>
            <w:color w:val="000000"/>
            <w:sz w:val="18"/>
            <w:szCs w:val="16"/>
          </w:rPr>
          <w:delText xml:space="preserve"> by </w:delText>
        </w:r>
        <w:r w:rsidR="00E71DC3" w:rsidDel="004B14A8">
          <w:rPr>
            <w:rFonts w:asciiTheme="majorHAnsi" w:hAnsiTheme="majorHAnsi" w:cstheme="majorHAnsi"/>
            <w:color w:val="000000"/>
            <w:sz w:val="18"/>
            <w:szCs w:val="16"/>
          </w:rPr>
          <w:delText>both humans and machines</w:delText>
        </w:r>
      </w:del>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ins w:id="12" w:author="Paul Marshall" w:date="2018-09-05T10:00:00Z">
        <w:r w:rsidR="004B14A8">
          <w:rPr>
            <w:rFonts w:asciiTheme="majorHAnsi" w:hAnsiTheme="majorHAnsi" w:cstheme="majorHAnsi"/>
            <w:color w:val="000000"/>
            <w:sz w:val="18"/>
            <w:szCs w:val="16"/>
          </w:rPr>
          <w:t>,</w:t>
        </w:r>
      </w:ins>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ins w:id="13" w:author="Paul Marshall" w:date="2018-09-05T10:00:00Z">
        <w:r w:rsidR="004B14A8">
          <w:rPr>
            <w:rFonts w:asciiTheme="majorHAnsi" w:hAnsiTheme="majorHAnsi" w:cstheme="majorHAnsi"/>
            <w:color w:val="000000"/>
            <w:sz w:val="18"/>
            <w:szCs w:val="16"/>
          </w:rPr>
          <w:t xml:space="preserve">i.e. </w:t>
        </w:r>
      </w:ins>
      <w:del w:id="14" w:author="Paul Marshall" w:date="2018-09-05T10:00:00Z">
        <w:r w:rsidR="004D657B" w:rsidDel="004B14A8">
          <w:rPr>
            <w:rFonts w:asciiTheme="majorHAnsi" w:hAnsiTheme="majorHAnsi" w:cstheme="majorHAnsi"/>
            <w:color w:val="000000"/>
            <w:sz w:val="18"/>
            <w:szCs w:val="16"/>
          </w:rPr>
          <w:delText xml:space="preserve">aka </w:delText>
        </w:r>
      </w:del>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ins w:id="15" w:author="Paul Marshall" w:date="2018-09-05T10:00:00Z">
        <w:r w:rsidR="004B14A8">
          <w:rPr>
            <w:rFonts w:asciiTheme="majorHAnsi" w:hAnsiTheme="majorHAnsi" w:cstheme="majorHAnsi"/>
            <w:color w:val="000000"/>
            <w:sz w:val="18"/>
            <w:szCs w:val="16"/>
          </w:rPr>
          <w:t>the</w:t>
        </w:r>
      </w:ins>
      <w:del w:id="16" w:author="Paul Marshall" w:date="2018-09-05T10:00:00Z">
        <w:r w:rsidR="00C80837" w:rsidDel="004B14A8">
          <w:rPr>
            <w:rFonts w:asciiTheme="majorHAnsi" w:hAnsiTheme="majorHAnsi" w:cstheme="majorHAnsi"/>
            <w:color w:val="000000"/>
            <w:sz w:val="18"/>
            <w:szCs w:val="16"/>
          </w:rPr>
          <w:delText>a</w:delText>
        </w:r>
      </w:del>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679C9B2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del w:id="17" w:author="Paul Marshall" w:date="2018-09-05T16:43:00Z">
        <w:r w:rsidDel="00170D24">
          <w:rPr>
            <w:rFonts w:asciiTheme="majorHAnsi" w:hAnsiTheme="majorHAnsi" w:cstheme="majorHAnsi"/>
            <w:color w:val="000000"/>
            <w:sz w:val="18"/>
            <w:szCs w:val="16"/>
          </w:rPr>
          <w:delText>API contract</w:delText>
        </w:r>
      </w:del>
      <w:ins w:id="1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design:</w:t>
      </w:r>
    </w:p>
    <w:p w14:paraId="6E12BB84" w14:textId="7DF83C51"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del w:id="19" w:author="Paul Marshall" w:date="2018-09-05T16:43:00Z">
        <w:r w:rsidDel="00170D24">
          <w:rPr>
            <w:rFonts w:asciiTheme="majorHAnsi" w:hAnsiTheme="majorHAnsi" w:cstheme="majorHAnsi"/>
            <w:color w:val="000000"/>
            <w:sz w:val="18"/>
            <w:szCs w:val="16"/>
          </w:rPr>
          <w:delText>API contract</w:delText>
        </w:r>
      </w:del>
      <w:ins w:id="2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early</w:t>
      </w:r>
      <w:del w:id="21" w:author="Paul Marshall" w:date="2018-09-05T10:02:00Z">
        <w:r w:rsidDel="009B7225">
          <w:rPr>
            <w:rFonts w:asciiTheme="majorHAnsi" w:hAnsiTheme="majorHAnsi" w:cstheme="majorHAnsi"/>
            <w:color w:val="000000"/>
            <w:sz w:val="18"/>
            <w:szCs w:val="16"/>
          </w:rPr>
          <w:delText xml:space="preserve"> on</w:delText>
        </w:r>
      </w:del>
      <w:r>
        <w:rPr>
          <w:rFonts w:asciiTheme="majorHAnsi" w:hAnsiTheme="majorHAnsi" w:cstheme="majorHAnsi"/>
          <w:color w:val="000000"/>
          <w:sz w:val="18"/>
          <w:szCs w:val="16"/>
        </w:rPr>
        <w:t xml:space="preserve"> in your design </w:t>
      </w:r>
      <w:r w:rsidR="000E52A6">
        <w:rPr>
          <w:rFonts w:asciiTheme="majorHAnsi" w:hAnsiTheme="majorHAnsi" w:cstheme="majorHAnsi"/>
          <w:color w:val="000000"/>
          <w:sz w:val="18"/>
          <w:szCs w:val="16"/>
        </w:rPr>
        <w:t>of the microservice or an API service</w:t>
      </w:r>
    </w:p>
    <w:p w14:paraId="2BB61F45" w14:textId="372EEEE1"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ins w:id="22" w:author="Paul Marshall" w:date="2018-09-05T10:04:00Z">
        <w:r w:rsidR="009B7225">
          <w:rPr>
            <w:rFonts w:asciiTheme="majorHAnsi" w:hAnsiTheme="majorHAnsi" w:cstheme="majorHAnsi"/>
            <w:color w:val="000000"/>
            <w:sz w:val="18"/>
            <w:szCs w:val="16"/>
          </w:rPr>
          <w:t xml:space="preserve">an </w:t>
        </w:r>
      </w:ins>
      <w:del w:id="23" w:author="Paul Marshall" w:date="2018-09-05T16:43:00Z">
        <w:r w:rsidDel="00170D24">
          <w:rPr>
            <w:rFonts w:asciiTheme="majorHAnsi" w:hAnsiTheme="majorHAnsi" w:cstheme="majorHAnsi"/>
            <w:color w:val="000000"/>
            <w:sz w:val="18"/>
            <w:szCs w:val="16"/>
          </w:rPr>
          <w:delText>API contract</w:delText>
        </w:r>
      </w:del>
      <w:ins w:id="2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1E8F0688"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del w:id="25" w:author="Paul Marshall" w:date="2018-09-05T10:04:00Z">
        <w:r w:rsidDel="009B7225">
          <w:rPr>
            <w:rFonts w:asciiTheme="majorHAnsi" w:hAnsiTheme="majorHAnsi" w:cstheme="majorHAnsi"/>
            <w:color w:val="000000"/>
            <w:sz w:val="18"/>
            <w:szCs w:val="16"/>
          </w:rPr>
          <w:delText xml:space="preserve">your </w:delText>
        </w:r>
      </w:del>
      <w:ins w:id="26" w:author="Paul Marshall" w:date="2018-09-05T10:04:00Z">
        <w:r w:rsidR="009B7225">
          <w:rPr>
            <w:rFonts w:asciiTheme="majorHAnsi" w:hAnsiTheme="majorHAnsi" w:cstheme="majorHAnsi"/>
            <w:color w:val="000000"/>
            <w:sz w:val="18"/>
            <w:szCs w:val="16"/>
          </w:rPr>
          <w:t xml:space="preserve">each </w:t>
        </w:r>
      </w:ins>
      <w:del w:id="27" w:author="Paul Marshall" w:date="2018-09-05T16:43:00Z">
        <w:r w:rsidDel="00170D24">
          <w:rPr>
            <w:rFonts w:asciiTheme="majorHAnsi" w:hAnsiTheme="majorHAnsi" w:cstheme="majorHAnsi"/>
            <w:color w:val="000000"/>
            <w:sz w:val="18"/>
            <w:szCs w:val="16"/>
          </w:rPr>
          <w:delText>API contract</w:delText>
        </w:r>
      </w:del>
      <w:ins w:id="2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 xml:space="preserve">and notify </w:t>
      </w:r>
      <w:del w:id="29" w:author="Paul Marshall" w:date="2018-09-05T10:04:00Z">
        <w:r w:rsidR="0041663B" w:rsidDel="009B7225">
          <w:rPr>
            <w:rFonts w:asciiTheme="majorHAnsi" w:hAnsiTheme="majorHAnsi" w:cstheme="majorHAnsi"/>
            <w:color w:val="000000"/>
            <w:sz w:val="18"/>
            <w:szCs w:val="16"/>
          </w:rPr>
          <w:delText xml:space="preserve">your </w:delText>
        </w:r>
      </w:del>
      <w:r w:rsidR="0041663B">
        <w:rPr>
          <w:rFonts w:asciiTheme="majorHAnsi" w:hAnsiTheme="majorHAnsi" w:cstheme="majorHAnsi"/>
          <w:color w:val="000000"/>
          <w:sz w:val="18"/>
          <w:szCs w:val="16"/>
        </w:rPr>
        <w:t>API/microservice consumer</w:t>
      </w:r>
      <w:ins w:id="30" w:author="Paul Marshall" w:date="2018-09-05T10:04:00Z">
        <w:r w:rsidR="009B7225">
          <w:rPr>
            <w:rFonts w:asciiTheme="majorHAnsi" w:hAnsiTheme="majorHAnsi" w:cstheme="majorHAnsi"/>
            <w:color w:val="000000"/>
            <w:sz w:val="18"/>
            <w:szCs w:val="16"/>
          </w:rPr>
          <w:t>s</w:t>
        </w:r>
      </w:ins>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6FFA4C3F"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del w:id="31" w:author="Paul Marshall" w:date="2018-09-05T10:05:00Z">
        <w:r w:rsidDel="009B7225">
          <w:rPr>
            <w:rFonts w:asciiTheme="majorHAnsi" w:hAnsiTheme="majorHAnsi" w:cstheme="majorHAnsi"/>
            <w:color w:val="000000"/>
            <w:sz w:val="18"/>
            <w:szCs w:val="16"/>
          </w:rPr>
          <w:delText>take down</w:delText>
        </w:r>
      </w:del>
      <w:ins w:id="32" w:author="Paul Marshall" w:date="2018-09-05T10:05:00Z">
        <w:r w:rsidR="009B7225">
          <w:rPr>
            <w:rFonts w:asciiTheme="majorHAnsi" w:hAnsiTheme="majorHAnsi" w:cstheme="majorHAnsi"/>
            <w:color w:val="000000"/>
            <w:sz w:val="18"/>
            <w:szCs w:val="16"/>
          </w:rPr>
          <w:t>remove</w:t>
        </w:r>
      </w:ins>
      <w:r>
        <w:rPr>
          <w:rFonts w:asciiTheme="majorHAnsi" w:hAnsiTheme="majorHAnsi" w:cstheme="majorHAnsi"/>
          <w:color w:val="000000"/>
          <w:sz w:val="18"/>
          <w:szCs w:val="16"/>
        </w:rPr>
        <w:t xml:space="preserve"> an </w:t>
      </w:r>
      <w:del w:id="33" w:author="Paul Marshall" w:date="2018-09-05T16:43:00Z">
        <w:r w:rsidDel="00170D24">
          <w:rPr>
            <w:rFonts w:asciiTheme="majorHAnsi" w:hAnsiTheme="majorHAnsi" w:cstheme="majorHAnsi"/>
            <w:color w:val="000000"/>
            <w:sz w:val="18"/>
            <w:szCs w:val="16"/>
          </w:rPr>
          <w:delText>API contract</w:delText>
        </w:r>
      </w:del>
      <w:ins w:id="3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version </w:t>
      </w:r>
      <w:ins w:id="35" w:author="Paul Marshall" w:date="2018-09-05T10:05:00Z">
        <w:r w:rsidR="009B7225">
          <w:rPr>
            <w:rFonts w:asciiTheme="majorHAnsi" w:hAnsiTheme="majorHAnsi" w:cstheme="majorHAnsi"/>
            <w:color w:val="000000"/>
            <w:sz w:val="18"/>
            <w:szCs w:val="16"/>
          </w:rPr>
          <w:t xml:space="preserve">without verifying </w:t>
        </w:r>
      </w:ins>
      <w:del w:id="36" w:author="Paul Marshall" w:date="2018-09-05T10:05:00Z">
        <w:r w:rsidDel="009B7225">
          <w:rPr>
            <w:rFonts w:asciiTheme="majorHAnsi" w:hAnsiTheme="majorHAnsi" w:cstheme="majorHAnsi"/>
            <w:color w:val="000000"/>
            <w:sz w:val="18"/>
            <w:szCs w:val="16"/>
          </w:rPr>
          <w:delText xml:space="preserve">unless you know </w:delText>
        </w:r>
      </w:del>
      <w:r>
        <w:rPr>
          <w:rFonts w:asciiTheme="majorHAnsi" w:hAnsiTheme="majorHAnsi" w:cstheme="majorHAnsi"/>
          <w:color w:val="000000"/>
          <w:sz w:val="18"/>
          <w:szCs w:val="16"/>
        </w:rPr>
        <w:t xml:space="preserve">that no </w:t>
      </w:r>
      <w:del w:id="37" w:author="Paul Marshall" w:date="2018-09-05T10:06:00Z">
        <w:r w:rsidDel="009B7225">
          <w:rPr>
            <w:rFonts w:asciiTheme="majorHAnsi" w:hAnsiTheme="majorHAnsi" w:cstheme="majorHAnsi"/>
            <w:color w:val="000000"/>
            <w:sz w:val="18"/>
            <w:szCs w:val="16"/>
          </w:rPr>
          <w:delText xml:space="preserve">other </w:delText>
        </w:r>
      </w:del>
      <w:r>
        <w:rPr>
          <w:rFonts w:asciiTheme="majorHAnsi" w:hAnsiTheme="majorHAnsi" w:cstheme="majorHAnsi"/>
          <w:color w:val="000000"/>
          <w:sz w:val="18"/>
          <w:szCs w:val="16"/>
        </w:rPr>
        <w:t xml:space="preserve">service consumer relies on that </w:t>
      </w:r>
      <w:del w:id="38" w:author="Paul Marshall" w:date="2018-09-05T10:06:00Z">
        <w:r w:rsidDel="009B7225">
          <w:rPr>
            <w:rFonts w:asciiTheme="majorHAnsi" w:hAnsiTheme="majorHAnsi" w:cstheme="majorHAnsi"/>
            <w:color w:val="000000"/>
            <w:sz w:val="18"/>
            <w:szCs w:val="16"/>
          </w:rPr>
          <w:delText xml:space="preserve">particular </w:delText>
        </w:r>
      </w:del>
      <w:r>
        <w:rPr>
          <w:rFonts w:asciiTheme="majorHAnsi" w:hAnsiTheme="majorHAnsi" w:cstheme="majorHAnsi"/>
          <w:color w:val="000000"/>
          <w:sz w:val="18"/>
          <w:szCs w:val="16"/>
        </w:rPr>
        <w:t>contract version</w:t>
      </w:r>
    </w:p>
    <w:p w14:paraId="27FAC2ED" w14:textId="536A50D1" w:rsidR="00741E73" w:rsidRDefault="00AB0958" w:rsidP="00741E73">
      <w:pPr>
        <w:pStyle w:val="Heading2"/>
      </w:pPr>
      <w:bookmarkStart w:id="39" w:name="_Toc517560685"/>
      <w:r>
        <w:t>Design First Methodology</w:t>
      </w:r>
      <w:bookmarkEnd w:id="39"/>
    </w:p>
    <w:p w14:paraId="76D4A930" w14:textId="5EDD234E"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del w:id="40" w:author="Paul Marshall" w:date="2018-09-05T16:43:00Z">
        <w:r w:rsidDel="00170D24">
          <w:rPr>
            <w:rFonts w:asciiTheme="majorHAnsi" w:hAnsiTheme="majorHAnsi" w:cstheme="majorHAnsi"/>
            <w:color w:val="000000"/>
            <w:sz w:val="18"/>
            <w:szCs w:val="16"/>
          </w:rPr>
          <w:delText>API contract</w:delText>
        </w:r>
      </w:del>
      <w:ins w:id="4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or service definition before </w:t>
      </w:r>
      <w:del w:id="42" w:author="Paul Marshall" w:date="2018-09-05T10:08:00Z">
        <w:r w:rsidDel="007A27D7">
          <w:rPr>
            <w:rFonts w:asciiTheme="majorHAnsi" w:hAnsiTheme="majorHAnsi" w:cstheme="majorHAnsi"/>
            <w:color w:val="000000"/>
            <w:sz w:val="18"/>
            <w:szCs w:val="16"/>
          </w:rPr>
          <w:delText xml:space="preserve">even </w:delText>
        </w:r>
      </w:del>
      <w:r>
        <w:rPr>
          <w:rFonts w:asciiTheme="majorHAnsi" w:hAnsiTheme="majorHAnsi" w:cstheme="majorHAnsi"/>
          <w:color w:val="000000"/>
          <w:sz w:val="18"/>
          <w:szCs w:val="16"/>
        </w:rPr>
        <w:t xml:space="preserve">starting our first line of development.  Creating such an </w:t>
      </w:r>
      <w:del w:id="43" w:author="Paul Marshall" w:date="2018-09-05T16:43:00Z">
        <w:r w:rsidDel="00170D24">
          <w:rPr>
            <w:rFonts w:asciiTheme="majorHAnsi" w:hAnsiTheme="majorHAnsi" w:cstheme="majorHAnsi"/>
            <w:color w:val="000000"/>
            <w:sz w:val="18"/>
            <w:szCs w:val="16"/>
          </w:rPr>
          <w:delText>API contract</w:delText>
        </w:r>
      </w:del>
      <w:ins w:id="4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del w:id="45" w:author="Paul Marshall" w:date="2018-09-05T16:43:00Z">
        <w:r w:rsidR="00100F4F" w:rsidDel="00170D24">
          <w:rPr>
            <w:rFonts w:asciiTheme="majorHAnsi" w:hAnsiTheme="majorHAnsi" w:cstheme="majorHAnsi"/>
            <w:color w:val="000000"/>
            <w:sz w:val="18"/>
            <w:szCs w:val="16"/>
          </w:rPr>
          <w:delText>API contract</w:delText>
        </w:r>
      </w:del>
      <w:ins w:id="46" w:author="Paul Marshall" w:date="2018-09-05T16:43:00Z">
        <w:r w:rsidR="00170D24">
          <w:rPr>
            <w:rFonts w:asciiTheme="majorHAnsi" w:hAnsiTheme="majorHAnsi" w:cstheme="majorHAnsi"/>
            <w:color w:val="000000"/>
            <w:sz w:val="18"/>
            <w:szCs w:val="16"/>
          </w:rPr>
          <w:t>API Contract</w:t>
        </w:r>
      </w:ins>
      <w:r w:rsidR="00100F4F">
        <w:rPr>
          <w:rFonts w:asciiTheme="majorHAnsi" w:hAnsiTheme="majorHAnsi" w:cstheme="majorHAnsi"/>
          <w:color w:val="000000"/>
          <w:sz w:val="18"/>
          <w:szCs w:val="16"/>
        </w:rPr>
        <w:t>s first, publish</w:t>
      </w:r>
      <w:ins w:id="47"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them to the API Developer Portal, mock</w:t>
      </w:r>
      <w:ins w:id="48"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 APIs, and only then start full development of “live” API service operations.</w:t>
      </w:r>
    </w:p>
    <w:p w14:paraId="0616410C" w14:textId="64A04A17"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w:t>
      </w:r>
      <w:del w:id="49" w:author="Paul Marshall" w:date="2018-09-05T10:20:00Z">
        <w:r w:rsidR="00697645" w:rsidDel="00A43E91">
          <w:rPr>
            <w:rFonts w:asciiTheme="majorHAnsi" w:hAnsiTheme="majorHAnsi" w:cstheme="majorHAnsi"/>
            <w:color w:val="000000"/>
            <w:sz w:val="18"/>
            <w:szCs w:val="16"/>
          </w:rPr>
          <w:delText xml:space="preserve">very </w:delText>
        </w:r>
      </w:del>
      <w:r w:rsidR="00697645">
        <w:rPr>
          <w:rFonts w:asciiTheme="majorHAnsi" w:hAnsiTheme="majorHAnsi" w:cstheme="majorHAnsi"/>
          <w:color w:val="000000"/>
          <w:sz w:val="18"/>
          <w:szCs w:val="16"/>
        </w:rPr>
        <w:t xml:space="preserve">first phase of API development lifecycle, the “Design” </w:t>
      </w:r>
      <w:del w:id="50" w:author="Paul Marshall" w:date="2018-09-05T10:20:00Z">
        <w:r w:rsidR="00697645" w:rsidDel="00A43E91">
          <w:rPr>
            <w:rFonts w:asciiTheme="majorHAnsi" w:hAnsiTheme="majorHAnsi" w:cstheme="majorHAnsi"/>
            <w:color w:val="000000"/>
            <w:sz w:val="18"/>
            <w:szCs w:val="16"/>
          </w:rPr>
          <w:delText>stage</w:delText>
        </w:r>
      </w:del>
      <w:ins w:id="51" w:author="Paul Marshall" w:date="2018-09-05T10:20:00Z">
        <w:r w:rsidR="00A43E91">
          <w:rPr>
            <w:rFonts w:asciiTheme="majorHAnsi" w:hAnsiTheme="majorHAnsi" w:cstheme="majorHAnsi"/>
            <w:color w:val="000000"/>
            <w:sz w:val="18"/>
            <w:szCs w:val="16"/>
          </w:rPr>
          <w:t>phase</w:t>
        </w:r>
      </w:ins>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Design First methodology instructs the developer to design the</w:t>
      </w:r>
      <w:del w:id="52" w:author="Paul Marshall" w:date="2018-09-05T10:21:00Z">
        <w:r w:rsidR="00923C7A" w:rsidDel="00A43E91">
          <w:rPr>
            <w:rFonts w:asciiTheme="majorHAnsi" w:hAnsiTheme="majorHAnsi" w:cstheme="majorHAnsi"/>
            <w:color w:val="000000"/>
            <w:sz w:val="18"/>
            <w:szCs w:val="16"/>
          </w:rPr>
          <w:delText>ir</w:delText>
        </w:r>
      </w:del>
      <w:r w:rsidR="00923C7A">
        <w:rPr>
          <w:rFonts w:asciiTheme="majorHAnsi" w:hAnsiTheme="majorHAnsi" w:cstheme="majorHAnsi"/>
          <w:color w:val="000000"/>
          <w:sz w:val="18"/>
          <w:szCs w:val="16"/>
        </w:rPr>
        <w:t xml:space="preserve"> API first by creating an </w:t>
      </w:r>
      <w:del w:id="53" w:author="Paul Marshall" w:date="2018-09-05T16:43:00Z">
        <w:r w:rsidR="00923C7A" w:rsidDel="00170D24">
          <w:rPr>
            <w:rFonts w:asciiTheme="majorHAnsi" w:hAnsiTheme="majorHAnsi" w:cstheme="majorHAnsi"/>
            <w:color w:val="000000"/>
            <w:sz w:val="18"/>
            <w:szCs w:val="16"/>
          </w:rPr>
          <w:delText>API contract</w:delText>
        </w:r>
      </w:del>
      <w:ins w:id="54" w:author="Paul Marshall" w:date="2018-09-05T16:43:00Z">
        <w:r w:rsidR="00170D24">
          <w:rPr>
            <w:rFonts w:asciiTheme="majorHAnsi" w:hAnsiTheme="majorHAnsi" w:cstheme="majorHAnsi"/>
            <w:color w:val="000000"/>
            <w:sz w:val="18"/>
            <w:szCs w:val="16"/>
          </w:rPr>
          <w:t>API Contract</w:t>
        </w:r>
      </w:ins>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ins w:id="55" w:author="Paul Marshall" w:date="2018-09-05T10:22:00Z">
        <w:r w:rsidR="00A43E91">
          <w:rPr>
            <w:rFonts w:asciiTheme="majorHAnsi" w:hAnsiTheme="majorHAnsi" w:cstheme="majorHAnsi"/>
            <w:color w:val="000000"/>
            <w:sz w:val="18"/>
            <w:szCs w:val="16"/>
          </w:rPr>
          <w:t>this one</w:t>
        </w:r>
      </w:ins>
      <w:del w:id="56" w:author="Paul Marshall" w:date="2018-09-05T10:22:00Z">
        <w:r w:rsidR="00EC45D6" w:rsidDel="00A43E91">
          <w:rPr>
            <w:rFonts w:asciiTheme="majorHAnsi" w:hAnsiTheme="majorHAnsi" w:cstheme="majorHAnsi"/>
            <w:color w:val="000000"/>
            <w:sz w:val="18"/>
            <w:szCs w:val="16"/>
          </w:rPr>
          <w:delText>yours</w:delText>
        </w:r>
      </w:del>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74473DA0" w:rsidR="006145A4" w:rsidRPr="007069BB" w:rsidRDefault="00EC45D6" w:rsidP="00C70AE7">
      <w:r>
        <w:rPr>
          <w:rFonts w:asciiTheme="majorHAnsi" w:hAnsiTheme="majorHAnsi" w:cstheme="majorHAnsi"/>
          <w:color w:val="000000"/>
          <w:sz w:val="18"/>
          <w:szCs w:val="16"/>
        </w:rPr>
        <w:t xml:space="preserve">As an example, </w:t>
      </w:r>
      <w:del w:id="57" w:author="Paul Marshall" w:date="2018-09-05T10:22:00Z">
        <w:r w:rsidDel="00A43E91">
          <w:rPr>
            <w:rFonts w:asciiTheme="majorHAnsi" w:hAnsiTheme="majorHAnsi" w:cstheme="majorHAnsi"/>
            <w:color w:val="000000"/>
            <w:sz w:val="18"/>
            <w:szCs w:val="16"/>
          </w:rPr>
          <w:delText>a</w:delText>
        </w:r>
        <w:r w:rsidR="00A523DF" w:rsidDel="00A43E91">
          <w:rPr>
            <w:rFonts w:asciiTheme="majorHAnsi" w:hAnsiTheme="majorHAnsi" w:cstheme="majorHAnsi"/>
            <w:color w:val="000000"/>
            <w:sz w:val="18"/>
            <w:szCs w:val="16"/>
          </w:rPr>
          <w:delText xml:space="preserve">s </w:delText>
        </w:r>
      </w:del>
      <w:r w:rsidR="00A523DF">
        <w:rPr>
          <w:rFonts w:asciiTheme="majorHAnsi" w:hAnsiTheme="majorHAnsi" w:cstheme="majorHAnsi"/>
          <w:color w:val="000000"/>
          <w:sz w:val="18"/>
          <w:szCs w:val="16"/>
        </w:rPr>
        <w:t xml:space="preserve">a developer, </w:t>
      </w:r>
      <w:del w:id="58" w:author="Paul Marshall" w:date="2018-09-05T10:22:00Z">
        <w:r w:rsidR="00A523DF" w:rsidDel="00A43E91">
          <w:rPr>
            <w:rFonts w:asciiTheme="majorHAnsi" w:hAnsiTheme="majorHAnsi" w:cstheme="majorHAnsi"/>
            <w:color w:val="000000"/>
            <w:sz w:val="18"/>
            <w:szCs w:val="16"/>
          </w:rPr>
          <w:delText>you are</w:delText>
        </w:r>
      </w:del>
      <w:ins w:id="59" w:author="Paul Marshall" w:date="2018-09-05T10:22:00Z">
        <w:r w:rsidR="00A43E91">
          <w:rPr>
            <w:rFonts w:asciiTheme="majorHAnsi" w:hAnsiTheme="majorHAnsi" w:cstheme="majorHAnsi"/>
            <w:color w:val="000000"/>
            <w:sz w:val="18"/>
            <w:szCs w:val="16"/>
          </w:rPr>
          <w:t>is</w:t>
        </w:r>
      </w:ins>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ins w:id="60"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such as a relational database</w:t>
      </w:r>
      <w:ins w:id="61"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via a programming language of choice (.NET, Java, NodeJS, Python</w:t>
      </w:r>
      <w:del w:id="62" w:author="Paul Marshall" w:date="2018-09-05T10:23:00Z">
        <w:r w:rsidR="003B6BAB" w:rsidDel="00A43E91">
          <w:rPr>
            <w:rFonts w:asciiTheme="majorHAnsi" w:hAnsiTheme="majorHAnsi" w:cstheme="majorHAnsi"/>
            <w:color w:val="000000"/>
            <w:sz w:val="18"/>
            <w:szCs w:val="16"/>
          </w:rPr>
          <w:delText>, etc</w:delText>
        </w:r>
      </w:del>
      <w:r w:rsidR="003B6BAB">
        <w:rPr>
          <w:rFonts w:asciiTheme="majorHAnsi" w:hAnsiTheme="majorHAnsi" w:cstheme="majorHAnsi"/>
          <w:color w:val="000000"/>
          <w:sz w:val="18"/>
          <w:szCs w:val="16"/>
        </w:rPr>
        <w:t>) and expose this database object in a form of a JSON object to be sen</w:t>
      </w:r>
      <w:ins w:id="63" w:author="Paul Marshall" w:date="2018-09-05T10:23:00Z">
        <w:r w:rsidR="00A43E91">
          <w:rPr>
            <w:rFonts w:asciiTheme="majorHAnsi" w:hAnsiTheme="majorHAnsi" w:cstheme="majorHAnsi"/>
            <w:color w:val="000000"/>
            <w:sz w:val="18"/>
            <w:szCs w:val="16"/>
          </w:rPr>
          <w:t>t</w:t>
        </w:r>
      </w:ins>
      <w:del w:id="64" w:author="Paul Marshall" w:date="2018-09-05T10:23:00Z">
        <w:r w:rsidR="003B6BAB" w:rsidDel="00A43E91">
          <w:rPr>
            <w:rFonts w:asciiTheme="majorHAnsi" w:hAnsiTheme="majorHAnsi" w:cstheme="majorHAnsi"/>
            <w:color w:val="000000"/>
            <w:sz w:val="18"/>
            <w:szCs w:val="16"/>
          </w:rPr>
          <w:delText>d</w:delText>
        </w:r>
      </w:del>
      <w:r w:rsidR="003B6BAB">
        <w:rPr>
          <w:rFonts w:asciiTheme="majorHAnsi" w:hAnsiTheme="majorHAnsi" w:cstheme="majorHAnsi"/>
          <w:color w:val="000000"/>
          <w:sz w:val="18"/>
          <w:szCs w:val="16"/>
        </w:rPr>
        <w:t xml:space="preserve"> over HTTP/REST to an external data consumer.  </w:t>
      </w:r>
      <w:del w:id="65" w:author="Paul Marshall" w:date="2018-09-05T10:23:00Z">
        <w:r w:rsidR="003B6BAB" w:rsidDel="00A43E91">
          <w:rPr>
            <w:rFonts w:asciiTheme="majorHAnsi" w:hAnsiTheme="majorHAnsi" w:cstheme="majorHAnsi"/>
            <w:color w:val="000000"/>
            <w:sz w:val="18"/>
            <w:szCs w:val="16"/>
          </w:rPr>
          <w:delText xml:space="preserve">As a </w:delText>
        </w:r>
      </w:del>
      <w:ins w:id="66" w:author="Paul Marshall" w:date="2018-09-05T10:23:00Z">
        <w:r w:rsidR="00A43E91">
          <w:rPr>
            <w:rFonts w:asciiTheme="majorHAnsi" w:hAnsiTheme="majorHAnsi" w:cstheme="majorHAnsi"/>
            <w:color w:val="000000"/>
            <w:sz w:val="18"/>
            <w:szCs w:val="16"/>
          </w:rPr>
          <w:t xml:space="preserve">The </w:t>
        </w:r>
      </w:ins>
      <w:r w:rsidR="003B6BAB">
        <w:rPr>
          <w:rFonts w:asciiTheme="majorHAnsi" w:hAnsiTheme="majorHAnsi" w:cstheme="majorHAnsi"/>
          <w:color w:val="000000"/>
          <w:sz w:val="18"/>
          <w:szCs w:val="16"/>
        </w:rPr>
        <w:t>developer</w:t>
      </w:r>
      <w:del w:id="67" w:author="Paul Marshall" w:date="2018-09-05T10:23:00Z">
        <w:r w:rsidR="003B6BAB" w:rsidDel="00A43E91">
          <w:rPr>
            <w:rFonts w:asciiTheme="majorHAnsi" w:hAnsiTheme="majorHAnsi" w:cstheme="majorHAnsi"/>
            <w:color w:val="000000"/>
            <w:sz w:val="18"/>
            <w:szCs w:val="16"/>
          </w:rPr>
          <w:delText xml:space="preserve">, </w:delText>
        </w:r>
        <w:r w:rsidR="00A523DF" w:rsidDel="00A43E91">
          <w:rPr>
            <w:rFonts w:asciiTheme="majorHAnsi" w:hAnsiTheme="majorHAnsi" w:cstheme="majorHAnsi"/>
            <w:color w:val="000000"/>
            <w:sz w:val="18"/>
            <w:szCs w:val="16"/>
          </w:rPr>
          <w:delText>you</w:delText>
        </w:r>
      </w:del>
      <w:r w:rsidR="00A523DF">
        <w:rPr>
          <w:rFonts w:asciiTheme="majorHAnsi" w:hAnsiTheme="majorHAnsi" w:cstheme="majorHAnsi"/>
          <w:color w:val="000000"/>
          <w:sz w:val="18"/>
          <w:szCs w:val="16"/>
        </w:rPr>
        <w:t xml:space="preserve"> should first </w:t>
      </w:r>
      <w:del w:id="68" w:author="Paul Marshall" w:date="2018-09-05T10:23:00Z">
        <w:r w:rsidR="00A523DF" w:rsidDel="00A43E91">
          <w:rPr>
            <w:rFonts w:asciiTheme="majorHAnsi" w:hAnsiTheme="majorHAnsi" w:cstheme="majorHAnsi"/>
            <w:color w:val="000000"/>
            <w:sz w:val="18"/>
            <w:szCs w:val="16"/>
          </w:rPr>
          <w:delText>draft up</w:delText>
        </w:r>
      </w:del>
      <w:ins w:id="69" w:author="Paul Marshall" w:date="2018-09-05T10:23:00Z">
        <w:r w:rsidR="00A43E91">
          <w:rPr>
            <w:rFonts w:asciiTheme="majorHAnsi" w:hAnsiTheme="majorHAnsi" w:cstheme="majorHAnsi"/>
            <w:color w:val="000000"/>
            <w:sz w:val="18"/>
            <w:szCs w:val="16"/>
          </w:rPr>
          <w:t>develop</w:t>
        </w:r>
      </w:ins>
      <w:r w:rsidR="00A523DF">
        <w:rPr>
          <w:rFonts w:asciiTheme="majorHAnsi" w:hAnsiTheme="majorHAnsi" w:cstheme="majorHAnsi"/>
          <w:color w:val="000000"/>
          <w:sz w:val="18"/>
          <w:szCs w:val="16"/>
        </w:rPr>
        <w:t xml:space="preserve"> an </w:t>
      </w:r>
      <w:del w:id="70" w:author="Paul Marshall" w:date="2018-09-05T16:43:00Z">
        <w:r w:rsidR="00A523DF" w:rsidDel="00170D24">
          <w:rPr>
            <w:rFonts w:asciiTheme="majorHAnsi" w:hAnsiTheme="majorHAnsi" w:cstheme="majorHAnsi"/>
            <w:color w:val="000000"/>
            <w:sz w:val="18"/>
            <w:szCs w:val="16"/>
          </w:rPr>
          <w:delText>API contract</w:delText>
        </w:r>
      </w:del>
      <w:ins w:id="71" w:author="Paul Marshall" w:date="2018-09-05T16:43:00Z">
        <w:r w:rsidR="00170D24">
          <w:rPr>
            <w:rFonts w:asciiTheme="majorHAnsi" w:hAnsiTheme="majorHAnsi" w:cstheme="majorHAnsi"/>
            <w:color w:val="000000"/>
            <w:sz w:val="18"/>
            <w:szCs w:val="16"/>
          </w:rPr>
          <w:t>API Contract</w:t>
        </w:r>
      </w:ins>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del w:id="72" w:author="Paul Marshall" w:date="2018-09-05T10:24:00Z">
        <w:r w:rsidR="00474D02" w:rsidDel="00A43E91">
          <w:rPr>
            <w:rFonts w:asciiTheme="majorHAnsi" w:hAnsiTheme="majorHAnsi" w:cstheme="majorHAnsi"/>
            <w:color w:val="000000"/>
            <w:sz w:val="18"/>
            <w:szCs w:val="16"/>
          </w:rPr>
          <w:delText xml:space="preserve">your </w:delText>
        </w:r>
      </w:del>
      <w:ins w:id="73" w:author="Paul Marshall" w:date="2018-09-05T10:24:00Z">
        <w:r w:rsidR="00A43E91">
          <w:rPr>
            <w:rFonts w:asciiTheme="majorHAnsi" w:hAnsiTheme="majorHAnsi" w:cstheme="majorHAnsi"/>
            <w:color w:val="000000"/>
            <w:sz w:val="18"/>
            <w:szCs w:val="16"/>
          </w:rPr>
          <w:t xml:space="preserve">the </w:t>
        </w:r>
      </w:ins>
      <w:r w:rsidR="00474D02">
        <w:rPr>
          <w:rFonts w:asciiTheme="majorHAnsi" w:hAnsiTheme="majorHAnsi" w:cstheme="majorHAnsi"/>
          <w:color w:val="000000"/>
          <w:sz w:val="18"/>
          <w:szCs w:val="16"/>
        </w:rPr>
        <w:t xml:space="preserve">microservice to be consumed by other microservices or platforms.  To draft such a contract, </w:t>
      </w:r>
      <w:del w:id="74" w:author="Paul Marshall" w:date="2018-09-05T10:24:00Z">
        <w:r w:rsidR="00474D02" w:rsidDel="00A43E91">
          <w:rPr>
            <w:rFonts w:asciiTheme="majorHAnsi" w:hAnsiTheme="majorHAnsi" w:cstheme="majorHAnsi"/>
            <w:color w:val="000000"/>
            <w:sz w:val="18"/>
            <w:szCs w:val="16"/>
          </w:rPr>
          <w:delText>you should define the following</w:delText>
        </w:r>
      </w:del>
      <w:ins w:id="75" w:author="Paul Marshall" w:date="2018-09-05T10:24:00Z">
        <w:r w:rsidR="00A43E91">
          <w:rPr>
            <w:rFonts w:asciiTheme="majorHAnsi" w:hAnsiTheme="majorHAnsi" w:cstheme="majorHAnsi"/>
            <w:color w:val="000000"/>
            <w:sz w:val="18"/>
            <w:szCs w:val="16"/>
          </w:rPr>
          <w:t>the following should be defined</w:t>
        </w:r>
      </w:ins>
      <w:r w:rsidR="00474D02">
        <w:rPr>
          <w:rFonts w:asciiTheme="majorHAnsi" w:hAnsiTheme="majorHAnsi" w:cstheme="majorHAnsi"/>
          <w:color w:val="000000"/>
          <w:sz w:val="18"/>
          <w:szCs w:val="16"/>
        </w:rPr>
        <w:t>:</w:t>
      </w:r>
    </w:p>
    <w:p w14:paraId="304343D1" w14:textId="61DCC47F" w:rsidR="006145A4"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API Services to be consumed by </w:t>
      </w:r>
      <w:del w:id="76" w:author="Paul Marshall" w:date="2018-09-05T10:27:00Z">
        <w:r w:rsidDel="00A43E91">
          <w:rPr>
            <w:rFonts w:asciiTheme="majorHAnsi" w:hAnsiTheme="majorHAnsi" w:cstheme="majorHAnsi"/>
            <w:color w:val="000000"/>
            <w:sz w:val="18"/>
            <w:szCs w:val="16"/>
          </w:rPr>
          <w:delText xml:space="preserve">your </w:delText>
        </w:r>
      </w:del>
      <w:r>
        <w:rPr>
          <w:rFonts w:asciiTheme="majorHAnsi" w:hAnsiTheme="majorHAnsi" w:cstheme="majorHAnsi"/>
          <w:color w:val="000000"/>
          <w:sz w:val="18"/>
          <w:szCs w:val="16"/>
        </w:rPr>
        <w:t>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w:t>
      </w:r>
      <w:r w:rsidR="00AE1849">
        <w:rPr>
          <w:rFonts w:asciiTheme="majorHAnsi" w:hAnsiTheme="majorHAnsi" w:cstheme="majorHAnsi"/>
          <w:color w:val="000000"/>
          <w:sz w:val="18"/>
          <w:szCs w:val="16"/>
        </w:rPr>
        <w:t>-retrieval-service”)</w:t>
      </w:r>
    </w:p>
    <w:p w14:paraId="5F606069" w14:textId="63188101" w:rsidR="00535922" w:rsidRDefault="00535922" w:rsidP="00505B3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Operations</w:t>
      </w:r>
      <w:r w:rsidR="00AE1849">
        <w:rPr>
          <w:rFonts w:asciiTheme="majorHAnsi" w:hAnsiTheme="majorHAnsi" w:cstheme="majorHAnsi"/>
          <w:color w:val="000000"/>
          <w:sz w:val="18"/>
          <w:szCs w:val="16"/>
        </w:rPr>
        <w:t xml:space="preserve"> (e.g., </w:t>
      </w:r>
      <w:r w:rsidR="00A57F88">
        <w:rPr>
          <w:rFonts w:asciiTheme="majorHAnsi" w:hAnsiTheme="majorHAnsi" w:cstheme="majorHAnsi"/>
          <w:color w:val="000000"/>
          <w:sz w:val="18"/>
          <w:szCs w:val="16"/>
        </w:rPr>
        <w:t xml:space="preserve">Retrieve single record, </w:t>
      </w:r>
      <w:proofErr w:type="gramStart"/>
      <w:r w:rsidR="00A57F88">
        <w:rPr>
          <w:rFonts w:asciiTheme="majorHAnsi" w:hAnsiTheme="majorHAnsi" w:cstheme="majorHAnsi"/>
          <w:color w:val="000000"/>
          <w:sz w:val="18"/>
          <w:szCs w:val="16"/>
        </w:rPr>
        <w:t>Retrieve</w:t>
      </w:r>
      <w:proofErr w:type="gramEnd"/>
      <w:r w:rsidR="00A57F88">
        <w:rPr>
          <w:rFonts w:asciiTheme="majorHAnsi" w:hAnsiTheme="majorHAnsi" w:cstheme="majorHAnsi"/>
          <w:color w:val="000000"/>
          <w:sz w:val="18"/>
          <w:szCs w:val="16"/>
        </w:rPr>
        <w:t xml:space="preserve"> a collection, Insert New Record, Update a Record</w:t>
      </w:r>
      <w:del w:id="77" w:author="Paul Marshall" w:date="2018-09-05T10:27:00Z">
        <w:r w:rsidR="00A57F88" w:rsidDel="00A43E91">
          <w:rPr>
            <w:rFonts w:asciiTheme="majorHAnsi" w:hAnsiTheme="majorHAnsi" w:cstheme="majorHAnsi"/>
            <w:color w:val="000000"/>
            <w:sz w:val="18"/>
            <w:szCs w:val="16"/>
          </w:rPr>
          <w:delText>, etc</w:delText>
        </w:r>
      </w:del>
      <w:r w:rsidR="00A57F88">
        <w:rPr>
          <w:rFonts w:asciiTheme="majorHAnsi" w:hAnsiTheme="majorHAnsi" w:cstheme="majorHAnsi"/>
          <w:color w:val="000000"/>
          <w:sz w:val="18"/>
          <w:szCs w:val="16"/>
        </w:rPr>
        <w:t>)</w:t>
      </w:r>
    </w:p>
    <w:p w14:paraId="3E19E12D" w14:textId="3030ECBB" w:rsidR="00A57F88" w:rsidRDefault="00BB3555" w:rsidP="00A57F88">
      <w:pPr>
        <w:pStyle w:val="ListParagraph"/>
        <w:numPr>
          <w:ilvl w:val="1"/>
          <w:numId w:val="8"/>
        </w:numPr>
        <w:rPr>
          <w:rFonts w:asciiTheme="majorHAnsi" w:hAnsiTheme="majorHAnsi" w:cstheme="majorHAnsi"/>
          <w:color w:val="000000"/>
          <w:sz w:val="18"/>
          <w:szCs w:val="16"/>
        </w:rPr>
      </w:pPr>
      <w:ins w:id="78"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79"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REST APIs, express these operations as HTTP/REST operations such as GET, POST, PUT, DELETE</w:t>
      </w:r>
    </w:p>
    <w:p w14:paraId="61C3425F" w14:textId="59BFDA92" w:rsidR="00A57F88" w:rsidRDefault="00BB3555" w:rsidP="00A57F88">
      <w:pPr>
        <w:pStyle w:val="ListParagraph"/>
        <w:numPr>
          <w:ilvl w:val="1"/>
          <w:numId w:val="8"/>
        </w:numPr>
        <w:rPr>
          <w:rFonts w:asciiTheme="majorHAnsi" w:hAnsiTheme="majorHAnsi" w:cstheme="majorHAnsi"/>
          <w:color w:val="000000"/>
          <w:sz w:val="18"/>
          <w:szCs w:val="16"/>
        </w:rPr>
      </w:pPr>
      <w:ins w:id="80"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81"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 xml:space="preserve">SOAP APIs, express these operations as separate SOAP </w:t>
      </w:r>
      <w:r w:rsidR="00095CB2">
        <w:rPr>
          <w:rFonts w:asciiTheme="majorHAnsi" w:hAnsiTheme="majorHAnsi" w:cstheme="majorHAnsi"/>
          <w:color w:val="000000"/>
          <w:sz w:val="18"/>
          <w:szCs w:val="16"/>
        </w:rPr>
        <w:t>Operations inside a service definition WSDL file</w:t>
      </w:r>
    </w:p>
    <w:p w14:paraId="197D37F4" w14:textId="27C2AE75" w:rsidR="00095CB2" w:rsidRDefault="00BA5CD4" w:rsidP="00095CB2">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Request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541BEACC" w14:textId="15E3A934" w:rsidR="00BA5CD4" w:rsidRDefault="006B00D3" w:rsidP="00BA5CD4">
      <w:pPr>
        <w:pStyle w:val="ListParagraph"/>
        <w:numPr>
          <w:ilvl w:val="1"/>
          <w:numId w:val="8"/>
        </w:numPr>
        <w:rPr>
          <w:rFonts w:asciiTheme="majorHAnsi" w:hAnsiTheme="majorHAnsi" w:cstheme="majorHAnsi"/>
          <w:color w:val="000000"/>
          <w:sz w:val="18"/>
          <w:szCs w:val="16"/>
        </w:rPr>
      </w:pPr>
      <w:ins w:id="82" w:author="Paul Marshall" w:date="2018-09-05T10:40:00Z">
        <w:r>
          <w:rPr>
            <w:rFonts w:asciiTheme="majorHAnsi" w:hAnsiTheme="majorHAnsi" w:cstheme="majorHAnsi"/>
            <w:color w:val="000000"/>
            <w:sz w:val="18"/>
            <w:szCs w:val="16"/>
          </w:rPr>
          <w:t xml:space="preserve">Identify </w:t>
        </w:r>
      </w:ins>
      <w:del w:id="83" w:author="Paul Marshall" w:date="2018-09-05T10:40:00Z">
        <w:r w:rsidR="00BA5CD4" w:rsidDel="006B00D3">
          <w:rPr>
            <w:rFonts w:asciiTheme="majorHAnsi" w:hAnsiTheme="majorHAnsi" w:cstheme="majorHAnsi"/>
            <w:color w:val="000000"/>
            <w:sz w:val="18"/>
            <w:szCs w:val="16"/>
          </w:rPr>
          <w:delText xml:space="preserve">What </w:delText>
        </w:r>
      </w:del>
      <w:ins w:id="84" w:author="Paul Marshall" w:date="2018-09-05T10:40: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inputs</w:t>
      </w:r>
      <w:del w:id="85" w:author="Paul Marshall" w:date="2018-09-05T10:40: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 (e.g., a unique Customer ID to fetch customer details from the database)</w:t>
      </w:r>
    </w:p>
    <w:p w14:paraId="21CA3915" w14:textId="20C1C001" w:rsidR="00BA5CD4" w:rsidRDefault="006B00D3" w:rsidP="00BA5CD4">
      <w:pPr>
        <w:pStyle w:val="ListParagraph"/>
        <w:numPr>
          <w:ilvl w:val="1"/>
          <w:numId w:val="8"/>
        </w:numPr>
        <w:rPr>
          <w:rFonts w:asciiTheme="majorHAnsi" w:hAnsiTheme="majorHAnsi" w:cstheme="majorHAnsi"/>
          <w:color w:val="000000"/>
          <w:sz w:val="18"/>
          <w:szCs w:val="16"/>
        </w:rPr>
      </w:pPr>
      <w:ins w:id="86" w:author="Paul Marshall" w:date="2018-09-05T10:40:00Z">
        <w:r>
          <w:rPr>
            <w:rFonts w:asciiTheme="majorHAnsi" w:hAnsiTheme="majorHAnsi" w:cstheme="majorHAnsi"/>
            <w:color w:val="000000"/>
            <w:sz w:val="18"/>
            <w:szCs w:val="16"/>
          </w:rPr>
          <w:t>Identify w</w:t>
        </w:r>
      </w:ins>
      <w:del w:id="87" w:author="Paul Marshall" w:date="2018-09-05T10:40:00Z">
        <w:r w:rsidR="00BA5CD4" w:rsidDel="006B00D3">
          <w:rPr>
            <w:rFonts w:asciiTheme="majorHAnsi" w:hAnsiTheme="majorHAnsi" w:cstheme="majorHAnsi"/>
            <w:color w:val="000000"/>
            <w:sz w:val="18"/>
            <w:szCs w:val="16"/>
          </w:rPr>
          <w:delText>W</w:delText>
        </w:r>
      </w:del>
      <w:r w:rsidR="00BA5CD4">
        <w:rPr>
          <w:rFonts w:asciiTheme="majorHAnsi" w:hAnsiTheme="majorHAnsi" w:cstheme="majorHAnsi"/>
          <w:color w:val="000000"/>
          <w:sz w:val="18"/>
          <w:szCs w:val="16"/>
        </w:rPr>
        <w:t>hich</w:t>
      </w:r>
      <w:del w:id="88" w:author="Paul Marshall" w:date="2018-09-05T10:40:00Z">
        <w:r w:rsidR="00BA5CD4" w:rsidDel="006B00D3">
          <w:rPr>
            <w:rFonts w:asciiTheme="majorHAnsi" w:hAnsiTheme="majorHAnsi" w:cstheme="majorHAnsi"/>
            <w:color w:val="000000"/>
            <w:sz w:val="18"/>
            <w:szCs w:val="16"/>
          </w:rPr>
          <w:delText xml:space="preserve"> of these </w:delText>
        </w:r>
      </w:del>
      <w:ins w:id="89" w:author="Paul Marshall" w:date="2018-09-05T10:40:00Z">
        <w:r>
          <w:rPr>
            <w:rFonts w:asciiTheme="majorHAnsi" w:hAnsiTheme="majorHAnsi" w:cstheme="majorHAnsi"/>
            <w:color w:val="000000"/>
            <w:sz w:val="18"/>
            <w:szCs w:val="16"/>
          </w:rPr>
          <w:t xml:space="preserve"> </w:t>
        </w:r>
      </w:ins>
      <w:r w:rsidR="00BA5CD4">
        <w:rPr>
          <w:rFonts w:asciiTheme="majorHAnsi" w:hAnsiTheme="majorHAnsi" w:cstheme="majorHAnsi"/>
          <w:color w:val="000000"/>
          <w:sz w:val="18"/>
          <w:szCs w:val="16"/>
        </w:rPr>
        <w:t>inputs are required</w:t>
      </w:r>
    </w:p>
    <w:p w14:paraId="1C26420E" w14:textId="15C0972E" w:rsidR="00BA5CD4" w:rsidRDefault="006B00D3" w:rsidP="00BA5CD4">
      <w:pPr>
        <w:pStyle w:val="ListParagraph"/>
        <w:numPr>
          <w:ilvl w:val="1"/>
          <w:numId w:val="8"/>
        </w:numPr>
        <w:rPr>
          <w:rFonts w:asciiTheme="majorHAnsi" w:hAnsiTheme="majorHAnsi" w:cstheme="majorHAnsi"/>
          <w:color w:val="000000"/>
          <w:sz w:val="18"/>
          <w:szCs w:val="16"/>
        </w:rPr>
      </w:pPr>
      <w:ins w:id="90" w:author="Paul Marshall" w:date="2018-09-05T10:41:00Z">
        <w:r>
          <w:rPr>
            <w:rFonts w:asciiTheme="majorHAnsi" w:hAnsiTheme="majorHAnsi" w:cstheme="majorHAnsi"/>
            <w:color w:val="000000"/>
            <w:sz w:val="18"/>
            <w:szCs w:val="16"/>
          </w:rPr>
          <w:t xml:space="preserve">Identify input </w:t>
        </w:r>
      </w:ins>
      <w:del w:id="91" w:author="Paul Marshall" w:date="2018-09-05T10:41:00Z">
        <w:r w:rsidR="00BA5CD4" w:rsidDel="006B00D3">
          <w:rPr>
            <w:rFonts w:asciiTheme="majorHAnsi" w:hAnsiTheme="majorHAnsi" w:cstheme="majorHAnsi"/>
            <w:color w:val="000000"/>
            <w:sz w:val="18"/>
            <w:szCs w:val="16"/>
          </w:rPr>
          <w:delText xml:space="preserve">What </w:delText>
        </w:r>
      </w:del>
      <w:r w:rsidR="00BA5CD4">
        <w:rPr>
          <w:rFonts w:asciiTheme="majorHAnsi" w:hAnsiTheme="majorHAnsi" w:cstheme="majorHAnsi"/>
          <w:color w:val="000000"/>
          <w:sz w:val="18"/>
          <w:szCs w:val="16"/>
        </w:rPr>
        <w:t>data</w:t>
      </w:r>
      <w:r w:rsidR="00BC339F">
        <w:rPr>
          <w:rFonts w:asciiTheme="majorHAnsi" w:hAnsiTheme="majorHAnsi" w:cstheme="majorHAnsi"/>
          <w:color w:val="000000"/>
          <w:sz w:val="18"/>
          <w:szCs w:val="16"/>
        </w:rPr>
        <w:t xml:space="preserve"> </w:t>
      </w:r>
      <w:r w:rsidR="00BA5CD4">
        <w:rPr>
          <w:rFonts w:asciiTheme="majorHAnsi" w:hAnsiTheme="majorHAnsi" w:cstheme="majorHAnsi"/>
          <w:color w:val="000000"/>
          <w:sz w:val="18"/>
          <w:szCs w:val="16"/>
        </w:rPr>
        <w:t>type</w:t>
      </w:r>
      <w:ins w:id="92" w:author="Paul Marshall" w:date="2018-09-05T10:41:00Z">
        <w:r>
          <w:rPr>
            <w:rFonts w:asciiTheme="majorHAnsi" w:hAnsiTheme="majorHAnsi" w:cstheme="majorHAnsi"/>
            <w:color w:val="000000"/>
            <w:sz w:val="18"/>
            <w:szCs w:val="16"/>
          </w:rPr>
          <w:t>s</w:t>
        </w:r>
      </w:ins>
      <w:del w:id="93" w:author="Paul Marshall" w:date="2018-09-05T10:41:00Z">
        <w:r w:rsidR="00BA5CD4" w:rsidDel="006B00D3">
          <w:rPr>
            <w:rFonts w:asciiTheme="majorHAnsi" w:hAnsiTheme="majorHAnsi" w:cstheme="majorHAnsi"/>
            <w:color w:val="000000"/>
            <w:sz w:val="18"/>
            <w:szCs w:val="16"/>
          </w:rPr>
          <w:delText xml:space="preserve"> </w:delText>
        </w:r>
        <w:r w:rsidR="00BC339F" w:rsidDel="006B00D3">
          <w:rPr>
            <w:rFonts w:asciiTheme="majorHAnsi" w:hAnsiTheme="majorHAnsi" w:cstheme="majorHAnsi"/>
            <w:color w:val="000000"/>
            <w:sz w:val="18"/>
            <w:szCs w:val="16"/>
          </w:rPr>
          <w:delText>is associated with</w:delText>
        </w:r>
        <w:r w:rsidR="00BA5CD4" w:rsidDel="006B00D3">
          <w:rPr>
            <w:rFonts w:asciiTheme="majorHAnsi" w:hAnsiTheme="majorHAnsi" w:cstheme="majorHAnsi"/>
            <w:color w:val="000000"/>
            <w:sz w:val="18"/>
            <w:szCs w:val="16"/>
          </w:rPr>
          <w:delText xml:space="preserve"> each </w:delText>
        </w:r>
        <w:r w:rsidR="00BC339F" w:rsidDel="006B00D3">
          <w:rPr>
            <w:rFonts w:asciiTheme="majorHAnsi" w:hAnsiTheme="majorHAnsi" w:cstheme="majorHAnsi"/>
            <w:color w:val="000000"/>
            <w:sz w:val="18"/>
            <w:szCs w:val="16"/>
          </w:rPr>
          <w:delText xml:space="preserve">of the </w:delText>
        </w:r>
        <w:r w:rsidR="00BA5CD4" w:rsidDel="006B00D3">
          <w:rPr>
            <w:rFonts w:asciiTheme="majorHAnsi" w:hAnsiTheme="majorHAnsi" w:cstheme="majorHAnsi"/>
            <w:color w:val="000000"/>
            <w:sz w:val="18"/>
            <w:szCs w:val="16"/>
          </w:rPr>
          <w:delText>input</w:delText>
        </w:r>
        <w:r w:rsidR="00BC339F" w:rsidDel="006B00D3">
          <w:rPr>
            <w:rFonts w:asciiTheme="majorHAnsi" w:hAnsiTheme="majorHAnsi" w:cstheme="majorHAnsi"/>
            <w:color w:val="000000"/>
            <w:sz w:val="18"/>
            <w:szCs w:val="16"/>
          </w:rPr>
          <w:delText>s</w:delText>
        </w:r>
      </w:del>
    </w:p>
    <w:p w14:paraId="6E7DF8E9" w14:textId="5E921D8B" w:rsidR="00BA5CD4" w:rsidRDefault="00BA5CD4" w:rsidP="00BA5CD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Response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3DACAAEA" w14:textId="5D6146D0" w:rsidR="00BA5CD4" w:rsidRDefault="006B00D3" w:rsidP="00BA5CD4">
      <w:pPr>
        <w:pStyle w:val="ListParagraph"/>
        <w:numPr>
          <w:ilvl w:val="1"/>
          <w:numId w:val="8"/>
        </w:numPr>
        <w:rPr>
          <w:rFonts w:asciiTheme="majorHAnsi" w:hAnsiTheme="majorHAnsi" w:cstheme="majorHAnsi"/>
          <w:color w:val="000000"/>
          <w:sz w:val="18"/>
          <w:szCs w:val="16"/>
        </w:rPr>
      </w:pPr>
      <w:ins w:id="94" w:author="Paul Marshall" w:date="2018-09-05T10:41:00Z">
        <w:r>
          <w:rPr>
            <w:rFonts w:asciiTheme="majorHAnsi" w:hAnsiTheme="majorHAnsi" w:cstheme="majorHAnsi"/>
            <w:color w:val="000000"/>
            <w:sz w:val="18"/>
            <w:szCs w:val="16"/>
          </w:rPr>
          <w:t xml:space="preserve">Identify </w:t>
        </w:r>
      </w:ins>
      <w:del w:id="95" w:author="Paul Marshall" w:date="2018-09-05T10:41:00Z">
        <w:r w:rsidR="00BA5CD4" w:rsidDel="006B00D3">
          <w:rPr>
            <w:rFonts w:asciiTheme="majorHAnsi" w:hAnsiTheme="majorHAnsi" w:cstheme="majorHAnsi"/>
            <w:color w:val="000000"/>
            <w:sz w:val="18"/>
            <w:szCs w:val="16"/>
          </w:rPr>
          <w:delText xml:space="preserve">What </w:delText>
        </w:r>
      </w:del>
      <w:ins w:id="96" w:author="Paul Marshall" w:date="2018-09-05T10:41: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outputs</w:t>
      </w:r>
      <w:del w:id="97" w:author="Paul Marshall" w:date="2018-09-05T10:41: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w:t>
      </w:r>
    </w:p>
    <w:p w14:paraId="0875E83A" w14:textId="280AEA7C" w:rsidR="00BC339F" w:rsidRDefault="006B00D3" w:rsidP="00BA5CD4">
      <w:pPr>
        <w:pStyle w:val="ListParagraph"/>
        <w:numPr>
          <w:ilvl w:val="1"/>
          <w:numId w:val="8"/>
        </w:numPr>
        <w:rPr>
          <w:rFonts w:asciiTheme="majorHAnsi" w:hAnsiTheme="majorHAnsi" w:cstheme="majorHAnsi"/>
          <w:color w:val="000000"/>
          <w:sz w:val="18"/>
          <w:szCs w:val="16"/>
        </w:rPr>
      </w:pPr>
      <w:ins w:id="98" w:author="Paul Marshall" w:date="2018-09-05T10:42:00Z">
        <w:r>
          <w:rPr>
            <w:rFonts w:asciiTheme="majorHAnsi" w:hAnsiTheme="majorHAnsi" w:cstheme="majorHAnsi"/>
            <w:color w:val="000000"/>
            <w:sz w:val="18"/>
            <w:szCs w:val="16"/>
          </w:rPr>
          <w:t xml:space="preserve">Identify </w:t>
        </w:r>
      </w:ins>
      <w:del w:id="99" w:author="Paul Marshall" w:date="2018-09-05T10:42:00Z">
        <w:r w:rsidR="00BC339F" w:rsidDel="006B00D3">
          <w:rPr>
            <w:rFonts w:asciiTheme="majorHAnsi" w:hAnsiTheme="majorHAnsi" w:cstheme="majorHAnsi"/>
            <w:color w:val="000000"/>
            <w:sz w:val="18"/>
            <w:szCs w:val="16"/>
          </w:rPr>
          <w:delText xml:space="preserve">What </w:delText>
        </w:r>
      </w:del>
      <w:ins w:id="100" w:author="Paul Marshall" w:date="2018-09-05T10:42:00Z">
        <w:r>
          <w:rPr>
            <w:rFonts w:asciiTheme="majorHAnsi" w:hAnsiTheme="majorHAnsi" w:cstheme="majorHAnsi"/>
            <w:color w:val="000000"/>
            <w:sz w:val="18"/>
            <w:szCs w:val="16"/>
          </w:rPr>
          <w:t xml:space="preserve">output </w:t>
        </w:r>
      </w:ins>
      <w:r w:rsidR="00BC339F">
        <w:rPr>
          <w:rFonts w:asciiTheme="majorHAnsi" w:hAnsiTheme="majorHAnsi" w:cstheme="majorHAnsi"/>
          <w:color w:val="000000"/>
          <w:sz w:val="18"/>
          <w:szCs w:val="16"/>
        </w:rPr>
        <w:t>data type</w:t>
      </w:r>
      <w:ins w:id="101" w:author="Paul Marshall" w:date="2018-09-05T10:42:00Z">
        <w:r>
          <w:rPr>
            <w:rFonts w:asciiTheme="majorHAnsi" w:hAnsiTheme="majorHAnsi" w:cstheme="majorHAnsi"/>
            <w:color w:val="000000"/>
            <w:sz w:val="18"/>
            <w:szCs w:val="16"/>
          </w:rPr>
          <w:t>s</w:t>
        </w:r>
      </w:ins>
      <w:del w:id="102" w:author="Paul Marshall" w:date="2018-09-05T10:42:00Z">
        <w:r w:rsidR="00BC339F" w:rsidDel="006B00D3">
          <w:rPr>
            <w:rFonts w:asciiTheme="majorHAnsi" w:hAnsiTheme="majorHAnsi" w:cstheme="majorHAnsi"/>
            <w:color w:val="000000"/>
            <w:sz w:val="18"/>
            <w:szCs w:val="16"/>
          </w:rPr>
          <w:delText xml:space="preserve"> is associated with each of the outputs</w:delText>
        </w:r>
      </w:del>
    </w:p>
    <w:p w14:paraId="48FA84CD" w14:textId="130F9236" w:rsidR="00F14D86" w:rsidRDefault="006B00D3" w:rsidP="00BA5CD4">
      <w:pPr>
        <w:pStyle w:val="ListParagraph"/>
        <w:numPr>
          <w:ilvl w:val="1"/>
          <w:numId w:val="8"/>
        </w:numPr>
        <w:rPr>
          <w:rFonts w:asciiTheme="majorHAnsi" w:hAnsiTheme="majorHAnsi" w:cstheme="majorHAnsi"/>
          <w:color w:val="000000"/>
          <w:sz w:val="18"/>
          <w:szCs w:val="16"/>
        </w:rPr>
      </w:pPr>
      <w:ins w:id="103" w:author="Paul Marshall" w:date="2018-09-05T10:42:00Z">
        <w:r>
          <w:rPr>
            <w:rFonts w:asciiTheme="majorHAnsi" w:hAnsiTheme="majorHAnsi" w:cstheme="majorHAnsi"/>
            <w:color w:val="000000"/>
            <w:sz w:val="18"/>
            <w:szCs w:val="16"/>
          </w:rPr>
          <w:lastRenderedPageBreak/>
          <w:t xml:space="preserve">Provide </w:t>
        </w:r>
      </w:ins>
      <w:del w:id="104" w:author="Paul Marshall" w:date="2018-09-05T10:42:00Z">
        <w:r w:rsidR="00BC339F" w:rsidDel="006B00D3">
          <w:rPr>
            <w:rFonts w:asciiTheme="majorHAnsi" w:hAnsiTheme="majorHAnsi" w:cstheme="majorHAnsi"/>
            <w:color w:val="000000"/>
            <w:sz w:val="18"/>
            <w:szCs w:val="16"/>
          </w:rPr>
          <w:delText>What</w:delText>
        </w:r>
        <w:r w:rsidR="00970576" w:rsidDel="006B00D3">
          <w:rPr>
            <w:rFonts w:asciiTheme="majorHAnsi" w:hAnsiTheme="majorHAnsi" w:cstheme="majorHAnsi"/>
            <w:color w:val="000000"/>
            <w:sz w:val="18"/>
            <w:szCs w:val="16"/>
          </w:rPr>
          <w:delText xml:space="preserve"> is </w:delText>
        </w:r>
      </w:del>
      <w:r w:rsidR="00970576">
        <w:rPr>
          <w:rFonts w:asciiTheme="majorHAnsi" w:hAnsiTheme="majorHAnsi" w:cstheme="majorHAnsi"/>
          <w:color w:val="000000"/>
          <w:sz w:val="18"/>
          <w:szCs w:val="16"/>
        </w:rPr>
        <w:t>an example of a data item</w:t>
      </w:r>
      <w:ins w:id="105" w:author="Paul Marshall" w:date="2018-09-05T10:42:00Z">
        <w:r>
          <w:rPr>
            <w:rFonts w:asciiTheme="majorHAnsi" w:hAnsiTheme="majorHAnsi" w:cstheme="majorHAnsi"/>
            <w:color w:val="000000"/>
            <w:sz w:val="18"/>
            <w:szCs w:val="16"/>
          </w:rPr>
          <w:t>s</w:t>
        </w:r>
      </w:ins>
      <w:r w:rsidR="00970576">
        <w:rPr>
          <w:rFonts w:asciiTheme="majorHAnsi" w:hAnsiTheme="majorHAnsi" w:cstheme="majorHAnsi"/>
          <w:color w:val="000000"/>
          <w:sz w:val="18"/>
          <w:szCs w:val="16"/>
        </w:rPr>
        <w:t xml:space="preserve"> returned</w:t>
      </w:r>
      <w:del w:id="106" w:author="Paul Marshall" w:date="2018-09-05T10:42:00Z">
        <w:r w:rsidR="00970576" w:rsidDel="006B00D3">
          <w:rPr>
            <w:rFonts w:asciiTheme="majorHAnsi" w:hAnsiTheme="majorHAnsi" w:cstheme="majorHAnsi"/>
            <w:color w:val="000000"/>
            <w:sz w:val="18"/>
            <w:szCs w:val="16"/>
          </w:rPr>
          <w:delText xml:space="preserve"> back</w:delText>
        </w:r>
      </w:del>
      <w:r w:rsidR="00970576">
        <w:rPr>
          <w:rFonts w:asciiTheme="majorHAnsi" w:hAnsiTheme="majorHAnsi" w:cstheme="majorHAnsi"/>
          <w:color w:val="000000"/>
          <w:sz w:val="18"/>
          <w:szCs w:val="16"/>
        </w:rPr>
        <w:t xml:space="preserve"> (provide </w:t>
      </w:r>
      <w:del w:id="107" w:author="Paul Marshall" w:date="2018-09-05T10:44:00Z">
        <w:r w:rsidR="00970576" w:rsidDel="006B00D3">
          <w:rPr>
            <w:rFonts w:asciiTheme="majorHAnsi" w:hAnsiTheme="majorHAnsi" w:cstheme="majorHAnsi"/>
            <w:color w:val="000000"/>
            <w:sz w:val="18"/>
            <w:szCs w:val="16"/>
          </w:rPr>
          <w:delText xml:space="preserve">either </w:delText>
        </w:r>
      </w:del>
      <w:r w:rsidR="00970576">
        <w:rPr>
          <w:rFonts w:asciiTheme="majorHAnsi" w:hAnsiTheme="majorHAnsi" w:cstheme="majorHAnsi"/>
          <w:color w:val="000000"/>
          <w:sz w:val="18"/>
          <w:szCs w:val="16"/>
        </w:rPr>
        <w:t>dummy data</w:t>
      </w:r>
      <w:ins w:id="108" w:author="Paul Marshall" w:date="2018-09-05T10:44:00Z">
        <w:r>
          <w:rPr>
            <w:rFonts w:asciiTheme="majorHAnsi" w:hAnsiTheme="majorHAnsi" w:cstheme="majorHAnsi"/>
            <w:color w:val="000000"/>
            <w:sz w:val="18"/>
            <w:szCs w:val="16"/>
          </w:rPr>
          <w:t xml:space="preserve"> sets for people</w:t>
        </w:r>
      </w:ins>
      <w:ins w:id="109" w:author="Paul Marshall" w:date="2018-09-05T10:43:00Z">
        <w:r>
          <w:rPr>
            <w:rFonts w:asciiTheme="majorHAnsi" w:hAnsiTheme="majorHAnsi" w:cstheme="majorHAnsi"/>
            <w:color w:val="000000"/>
            <w:sz w:val="18"/>
            <w:szCs w:val="16"/>
          </w:rPr>
          <w:t xml:space="preserve">, never provide information that corresponds to a real person; </w:t>
        </w:r>
      </w:ins>
      <w:ins w:id="110" w:author="Paul Marshall" w:date="2018-09-05T10:45:00Z">
        <w:r>
          <w:rPr>
            <w:rFonts w:asciiTheme="majorHAnsi" w:hAnsiTheme="majorHAnsi" w:cstheme="majorHAnsi"/>
            <w:color w:val="000000"/>
            <w:sz w:val="18"/>
            <w:szCs w:val="16"/>
          </w:rPr>
          <w:t>C</w:t>
        </w:r>
      </w:ins>
      <w:ins w:id="111" w:author="Paul Marshall" w:date="2018-09-05T10:44:00Z">
        <w:r>
          <w:rPr>
            <w:rFonts w:asciiTheme="majorHAnsi" w:hAnsiTheme="majorHAnsi" w:cstheme="majorHAnsi"/>
            <w:color w:val="000000"/>
            <w:sz w:val="18"/>
            <w:szCs w:val="16"/>
          </w:rPr>
          <w:t>ode</w:t>
        </w:r>
      </w:ins>
      <w:ins w:id="112" w:author="Paul Marshall" w:date="2018-09-05T10:45:00Z">
        <w:r>
          <w:rPr>
            <w:rFonts w:asciiTheme="majorHAnsi" w:hAnsiTheme="majorHAnsi" w:cstheme="majorHAnsi"/>
            <w:color w:val="000000"/>
            <w:sz w:val="18"/>
            <w:szCs w:val="16"/>
          </w:rPr>
          <w:t xml:space="preserve"> lists</w:t>
        </w:r>
      </w:ins>
      <w:ins w:id="113" w:author="Paul Marshall" w:date="2018-09-05T10:44:00Z">
        <w:r>
          <w:rPr>
            <w:rFonts w:asciiTheme="majorHAnsi" w:hAnsiTheme="majorHAnsi" w:cstheme="majorHAnsi"/>
            <w:color w:val="000000"/>
            <w:sz w:val="18"/>
            <w:szCs w:val="16"/>
          </w:rPr>
          <w:t>, such as States or Diagnosis Code</w:t>
        </w:r>
      </w:ins>
      <w:ins w:id="114" w:author="Paul Marshall" w:date="2018-09-05T10:45:00Z">
        <w:r>
          <w:rPr>
            <w:rFonts w:asciiTheme="majorHAnsi" w:hAnsiTheme="majorHAnsi" w:cstheme="majorHAnsi"/>
            <w:color w:val="000000"/>
            <w:sz w:val="18"/>
            <w:szCs w:val="16"/>
          </w:rPr>
          <w:t>s</w:t>
        </w:r>
      </w:ins>
      <w:ins w:id="115" w:author="Paul Marshall" w:date="2018-09-05T10:44:00Z">
        <w:r>
          <w:rPr>
            <w:rFonts w:asciiTheme="majorHAnsi" w:hAnsiTheme="majorHAnsi" w:cstheme="majorHAnsi"/>
            <w:color w:val="000000"/>
            <w:sz w:val="18"/>
            <w:szCs w:val="16"/>
          </w:rPr>
          <w:t xml:space="preserve"> may contain real data)</w:t>
        </w:r>
      </w:ins>
      <w:del w:id="116" w:author="Paul Marshall" w:date="2018-09-05T10:43:00Z">
        <w:r w:rsidR="00970576" w:rsidDel="006B00D3">
          <w:rPr>
            <w:rFonts w:asciiTheme="majorHAnsi" w:hAnsiTheme="majorHAnsi" w:cstheme="majorHAnsi"/>
            <w:color w:val="000000"/>
            <w:sz w:val="18"/>
            <w:szCs w:val="16"/>
          </w:rPr>
          <w:delText xml:space="preserve"> or real customer information, scrubbed from any sensitive information, for security reasons</w:delText>
        </w:r>
      </w:del>
      <w:r w:rsidR="00970576">
        <w:rPr>
          <w:rFonts w:asciiTheme="majorHAnsi" w:hAnsiTheme="majorHAnsi" w:cstheme="majorHAnsi"/>
          <w:color w:val="000000"/>
          <w:sz w:val="18"/>
          <w:szCs w:val="16"/>
        </w:rPr>
        <w:t>)</w:t>
      </w:r>
    </w:p>
    <w:p w14:paraId="5379263E" w14:textId="77777777" w:rsidR="00F14D86" w:rsidRDefault="00F14D86" w:rsidP="00F14D8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1C361C5B" w14:textId="05B1811C" w:rsidR="00F14D86" w:rsidRDefault="00C01295" w:rsidP="00F14D86">
      <w:pPr>
        <w:pStyle w:val="ListParagraph"/>
        <w:numPr>
          <w:ilvl w:val="1"/>
          <w:numId w:val="8"/>
        </w:numPr>
        <w:rPr>
          <w:rFonts w:asciiTheme="majorHAnsi" w:hAnsiTheme="majorHAnsi" w:cstheme="majorHAnsi"/>
          <w:color w:val="000000"/>
          <w:sz w:val="18"/>
          <w:szCs w:val="16"/>
        </w:rPr>
      </w:pPr>
      <w:ins w:id="117" w:author="Paul Marshall" w:date="2018-09-05T16:24:00Z">
        <w:r>
          <w:rPr>
            <w:rFonts w:asciiTheme="majorHAnsi" w:hAnsiTheme="majorHAnsi" w:cstheme="majorHAnsi"/>
            <w:color w:val="000000"/>
            <w:sz w:val="18"/>
            <w:szCs w:val="16"/>
          </w:rPr>
          <w:t xml:space="preserve">Identify if </w:t>
        </w:r>
      </w:ins>
      <w:del w:id="118" w:author="Paul Marshall" w:date="2018-09-05T16:24: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19" w:author="Paul Marshall" w:date="2018-09-05T16:24: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OAuth 2.0 Bearer token</w:t>
      </w:r>
    </w:p>
    <w:p w14:paraId="26A38658" w14:textId="537FF97F" w:rsidR="00F14D86" w:rsidRDefault="00C01295" w:rsidP="00F14D86">
      <w:pPr>
        <w:pStyle w:val="ListParagraph"/>
        <w:numPr>
          <w:ilvl w:val="1"/>
          <w:numId w:val="8"/>
        </w:numPr>
        <w:rPr>
          <w:rFonts w:asciiTheme="majorHAnsi" w:hAnsiTheme="majorHAnsi" w:cstheme="majorHAnsi"/>
          <w:color w:val="000000"/>
          <w:sz w:val="18"/>
          <w:szCs w:val="16"/>
        </w:rPr>
      </w:pPr>
      <w:ins w:id="120" w:author="Paul Marshall" w:date="2018-09-05T16:25:00Z">
        <w:r>
          <w:rPr>
            <w:rFonts w:asciiTheme="majorHAnsi" w:hAnsiTheme="majorHAnsi" w:cstheme="majorHAnsi"/>
            <w:color w:val="000000"/>
            <w:sz w:val="18"/>
            <w:szCs w:val="16"/>
          </w:rPr>
          <w:t xml:space="preserve">Identify if </w:t>
        </w:r>
      </w:ins>
      <w:del w:id="121"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2"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WSSE Security Header (for SOAP services)</w:t>
      </w:r>
    </w:p>
    <w:p w14:paraId="76C91C4D" w14:textId="26F16253" w:rsidR="0018613F" w:rsidRDefault="00C01295" w:rsidP="00F14D86">
      <w:pPr>
        <w:pStyle w:val="ListParagraph"/>
        <w:numPr>
          <w:ilvl w:val="1"/>
          <w:numId w:val="8"/>
        </w:numPr>
        <w:rPr>
          <w:ins w:id="123" w:author="Paul Marshall" w:date="2018-09-05T16:48:00Z"/>
          <w:rFonts w:asciiTheme="majorHAnsi" w:hAnsiTheme="majorHAnsi" w:cstheme="majorHAnsi"/>
          <w:color w:val="000000"/>
          <w:sz w:val="18"/>
          <w:szCs w:val="16"/>
        </w:rPr>
      </w:pPr>
      <w:ins w:id="124" w:author="Paul Marshall" w:date="2018-09-05T16:25:00Z">
        <w:r>
          <w:rPr>
            <w:rFonts w:asciiTheme="majorHAnsi" w:hAnsiTheme="majorHAnsi" w:cstheme="majorHAnsi"/>
            <w:color w:val="000000"/>
            <w:sz w:val="18"/>
            <w:szCs w:val="16"/>
          </w:rPr>
          <w:t xml:space="preserve">Identify if </w:t>
        </w:r>
      </w:ins>
      <w:del w:id="125"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6"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w:t>
      </w:r>
      <w:r w:rsidR="0018613F">
        <w:rPr>
          <w:rFonts w:asciiTheme="majorHAnsi" w:hAnsiTheme="majorHAnsi" w:cstheme="majorHAnsi"/>
          <w:color w:val="000000"/>
          <w:sz w:val="18"/>
          <w:szCs w:val="16"/>
        </w:rPr>
        <w:t xml:space="preserve"> Basic Auth user name and password</w:t>
      </w:r>
    </w:p>
    <w:p w14:paraId="76B7B21F" w14:textId="77777777" w:rsidR="00505B36" w:rsidRDefault="00505B36" w:rsidP="00505B36">
      <w:pPr>
        <w:rPr>
          <w:ins w:id="127" w:author="Paul Marshall" w:date="2018-09-05T16:48:00Z"/>
          <w:rFonts w:asciiTheme="majorHAnsi" w:hAnsiTheme="majorHAnsi" w:cstheme="majorHAnsi"/>
          <w:color w:val="000000"/>
          <w:sz w:val="18"/>
          <w:szCs w:val="16"/>
        </w:rPr>
      </w:pPr>
    </w:p>
    <w:p w14:paraId="1555C75F" w14:textId="4DDCE86C" w:rsidR="00505B36" w:rsidRDefault="00505B36" w:rsidP="00505B36">
      <w:pPr>
        <w:pStyle w:val="ListParagraph"/>
        <w:numPr>
          <w:ilvl w:val="0"/>
          <w:numId w:val="29"/>
        </w:numPr>
        <w:rPr>
          <w:ins w:id="128" w:author="Paul Marshall" w:date="2018-09-05T16:49:00Z"/>
          <w:rFonts w:asciiTheme="majorHAnsi" w:hAnsiTheme="majorHAnsi" w:cstheme="majorHAnsi"/>
          <w:color w:val="000000"/>
          <w:sz w:val="18"/>
          <w:szCs w:val="16"/>
        </w:rPr>
      </w:pPr>
      <w:ins w:id="129" w:author="Paul Marshall" w:date="2018-09-05T16:48:00Z">
        <w:r w:rsidRPr="00505B36">
          <w:rPr>
            <w:rFonts w:asciiTheme="majorHAnsi" w:hAnsiTheme="majorHAnsi" w:cstheme="majorHAnsi"/>
            <w:color w:val="000000"/>
            <w:sz w:val="18"/>
            <w:szCs w:val="16"/>
            <w:rPrChange w:id="130" w:author="Paul Marshall" w:date="2018-09-05T16:49:00Z">
              <w:rPr/>
            </w:rPrChange>
          </w:rPr>
          <w:t>Test</w:t>
        </w:r>
      </w:ins>
    </w:p>
    <w:p w14:paraId="2ECD5CFD" w14:textId="37E0833B" w:rsidR="00505B36" w:rsidRDefault="00505B36" w:rsidP="00505B36">
      <w:pPr>
        <w:pStyle w:val="ListParagraph"/>
        <w:numPr>
          <w:ilvl w:val="1"/>
          <w:numId w:val="29"/>
        </w:numPr>
        <w:rPr>
          <w:ins w:id="131" w:author="Paul Marshall" w:date="2018-09-05T16:49:00Z"/>
          <w:rFonts w:asciiTheme="majorHAnsi" w:hAnsiTheme="majorHAnsi" w:cstheme="majorHAnsi"/>
          <w:color w:val="000000"/>
          <w:sz w:val="18"/>
          <w:szCs w:val="16"/>
        </w:rPr>
      </w:pPr>
      <w:ins w:id="132" w:author="Paul Marshall" w:date="2018-09-05T16:49:00Z">
        <w:r>
          <w:rPr>
            <w:rFonts w:asciiTheme="majorHAnsi" w:hAnsiTheme="majorHAnsi" w:cstheme="majorHAnsi"/>
            <w:color w:val="000000"/>
            <w:sz w:val="18"/>
            <w:szCs w:val="16"/>
          </w:rPr>
          <w:t>Test</w:t>
        </w:r>
      </w:ins>
    </w:p>
    <w:p w14:paraId="4481BBA9" w14:textId="3364D173" w:rsidR="00505B36" w:rsidRDefault="00505B36" w:rsidP="00505B36">
      <w:pPr>
        <w:pStyle w:val="ListParagraph"/>
        <w:numPr>
          <w:ilvl w:val="1"/>
          <w:numId w:val="29"/>
        </w:numPr>
        <w:rPr>
          <w:ins w:id="133" w:author="Paul Marshall" w:date="2018-09-05T16:49:00Z"/>
          <w:rFonts w:asciiTheme="majorHAnsi" w:hAnsiTheme="majorHAnsi" w:cstheme="majorHAnsi"/>
          <w:color w:val="000000"/>
          <w:sz w:val="18"/>
          <w:szCs w:val="16"/>
        </w:rPr>
      </w:pPr>
      <w:ins w:id="134" w:author="Paul Marshall" w:date="2018-09-05T16:49:00Z">
        <w:r>
          <w:rPr>
            <w:rFonts w:asciiTheme="majorHAnsi" w:hAnsiTheme="majorHAnsi" w:cstheme="majorHAnsi"/>
            <w:color w:val="000000"/>
            <w:sz w:val="18"/>
            <w:szCs w:val="16"/>
          </w:rPr>
          <w:t>Test</w:t>
        </w:r>
      </w:ins>
    </w:p>
    <w:p w14:paraId="0CB97AF2" w14:textId="77777777" w:rsidR="00505B36" w:rsidRPr="00505B36" w:rsidRDefault="00505B36" w:rsidP="00505B36">
      <w:pPr>
        <w:pStyle w:val="ListParagraph"/>
        <w:ind w:left="1440"/>
        <w:rPr>
          <w:ins w:id="135" w:author="Paul Marshall" w:date="2018-09-05T16:48:00Z"/>
          <w:rFonts w:asciiTheme="majorHAnsi" w:hAnsiTheme="majorHAnsi" w:cstheme="majorHAnsi"/>
          <w:color w:val="000000"/>
          <w:sz w:val="18"/>
          <w:szCs w:val="16"/>
          <w:rPrChange w:id="136" w:author="Paul Marshall" w:date="2018-09-05T16:49:00Z">
            <w:rPr>
              <w:ins w:id="137" w:author="Paul Marshall" w:date="2018-09-05T16:48:00Z"/>
            </w:rPr>
          </w:rPrChange>
        </w:rPr>
        <w:pPrChange w:id="138" w:author="Paul Marshall" w:date="2018-09-05T16:49:00Z">
          <w:pPr/>
        </w:pPrChange>
      </w:pPr>
    </w:p>
    <w:p w14:paraId="58733927" w14:textId="4615F88B" w:rsidR="00505B36" w:rsidRDefault="00505B36" w:rsidP="00505B36">
      <w:pPr>
        <w:pStyle w:val="ListParagraph"/>
        <w:numPr>
          <w:ilvl w:val="0"/>
          <w:numId w:val="30"/>
        </w:numPr>
        <w:rPr>
          <w:ins w:id="139" w:author="Paul Marshall" w:date="2018-09-05T16:49:00Z"/>
          <w:rFonts w:asciiTheme="majorHAnsi" w:hAnsiTheme="majorHAnsi" w:cstheme="majorHAnsi"/>
          <w:color w:val="000000"/>
          <w:sz w:val="18"/>
          <w:szCs w:val="16"/>
        </w:rPr>
      </w:pPr>
      <w:ins w:id="140" w:author="Paul Marshall" w:date="2018-09-05T16:48:00Z">
        <w:r w:rsidRPr="00505B36">
          <w:rPr>
            <w:rFonts w:asciiTheme="majorHAnsi" w:hAnsiTheme="majorHAnsi" w:cstheme="majorHAnsi"/>
            <w:color w:val="000000"/>
            <w:sz w:val="18"/>
            <w:szCs w:val="16"/>
            <w:rPrChange w:id="141" w:author="Paul Marshall" w:date="2018-09-05T16:49:00Z">
              <w:rPr/>
            </w:rPrChange>
          </w:rPr>
          <w:t>Test</w:t>
        </w:r>
      </w:ins>
    </w:p>
    <w:p w14:paraId="53ECBF24" w14:textId="14EB9793" w:rsidR="00505B36" w:rsidRDefault="00505B36" w:rsidP="00505B36">
      <w:pPr>
        <w:pStyle w:val="ListParagraph"/>
        <w:numPr>
          <w:ilvl w:val="1"/>
          <w:numId w:val="30"/>
        </w:numPr>
        <w:rPr>
          <w:ins w:id="142" w:author="Paul Marshall" w:date="2018-09-05T16:49:00Z"/>
          <w:rFonts w:asciiTheme="majorHAnsi" w:hAnsiTheme="majorHAnsi" w:cstheme="majorHAnsi"/>
          <w:color w:val="000000"/>
          <w:sz w:val="18"/>
          <w:szCs w:val="16"/>
        </w:rPr>
      </w:pPr>
      <w:ins w:id="143" w:author="Paul Marshall" w:date="2018-09-05T16:49:00Z">
        <w:r>
          <w:rPr>
            <w:rFonts w:asciiTheme="majorHAnsi" w:hAnsiTheme="majorHAnsi" w:cstheme="majorHAnsi"/>
            <w:color w:val="000000"/>
            <w:sz w:val="18"/>
            <w:szCs w:val="16"/>
          </w:rPr>
          <w:t>Test</w:t>
        </w:r>
      </w:ins>
    </w:p>
    <w:p w14:paraId="0EBFF801" w14:textId="5F62B880" w:rsidR="00505B36" w:rsidRPr="00505B36" w:rsidRDefault="00505B36" w:rsidP="00505B36">
      <w:pPr>
        <w:pStyle w:val="ListParagraph"/>
        <w:numPr>
          <w:ilvl w:val="1"/>
          <w:numId w:val="30"/>
        </w:numPr>
        <w:rPr>
          <w:ins w:id="144" w:author="Paul Marshall" w:date="2018-09-05T16:48:00Z"/>
          <w:rFonts w:asciiTheme="majorHAnsi" w:hAnsiTheme="majorHAnsi" w:cstheme="majorHAnsi"/>
          <w:color w:val="000000"/>
          <w:sz w:val="18"/>
          <w:szCs w:val="16"/>
          <w:rPrChange w:id="145" w:author="Paul Marshall" w:date="2018-09-05T16:49:00Z">
            <w:rPr>
              <w:ins w:id="146" w:author="Paul Marshall" w:date="2018-09-05T16:48:00Z"/>
            </w:rPr>
          </w:rPrChange>
        </w:rPr>
        <w:pPrChange w:id="147" w:author="Paul Marshall" w:date="2018-09-05T16:49:00Z">
          <w:pPr/>
        </w:pPrChange>
      </w:pPr>
      <w:ins w:id="148" w:author="Paul Marshall" w:date="2018-09-05T16:49:00Z">
        <w:r>
          <w:rPr>
            <w:rFonts w:asciiTheme="majorHAnsi" w:hAnsiTheme="majorHAnsi" w:cstheme="majorHAnsi"/>
            <w:color w:val="000000"/>
            <w:sz w:val="18"/>
            <w:szCs w:val="16"/>
          </w:rPr>
          <w:t>Test</w:t>
        </w:r>
      </w:ins>
      <w:bookmarkStart w:id="149" w:name="_GoBack"/>
      <w:bookmarkEnd w:id="149"/>
    </w:p>
    <w:p w14:paraId="325204C7" w14:textId="3E8DE904" w:rsidR="00505B36" w:rsidRDefault="00505B36" w:rsidP="00505B36">
      <w:pPr>
        <w:rPr>
          <w:ins w:id="150" w:author="Paul Marshall" w:date="2018-09-05T16:48:00Z"/>
          <w:rFonts w:asciiTheme="majorHAnsi" w:hAnsiTheme="majorHAnsi" w:cstheme="majorHAnsi"/>
          <w:color w:val="000000"/>
          <w:sz w:val="18"/>
          <w:szCs w:val="16"/>
        </w:rPr>
      </w:pPr>
      <w:ins w:id="151" w:author="Paul Marshall" w:date="2018-09-05T16:48:00Z">
        <w:r>
          <w:rPr>
            <w:rFonts w:asciiTheme="majorHAnsi" w:hAnsiTheme="majorHAnsi" w:cstheme="majorHAnsi"/>
            <w:color w:val="000000"/>
            <w:sz w:val="18"/>
            <w:szCs w:val="16"/>
          </w:rPr>
          <w:t>Test</w:t>
        </w:r>
      </w:ins>
    </w:p>
    <w:p w14:paraId="6343D0A5" w14:textId="681716DB" w:rsidR="00505B36" w:rsidRDefault="00505B36" w:rsidP="00505B36">
      <w:pPr>
        <w:rPr>
          <w:ins w:id="152" w:author="Paul Marshall" w:date="2018-09-05T16:48:00Z"/>
          <w:rFonts w:asciiTheme="majorHAnsi" w:hAnsiTheme="majorHAnsi" w:cstheme="majorHAnsi"/>
          <w:color w:val="000000"/>
          <w:sz w:val="18"/>
          <w:szCs w:val="16"/>
        </w:rPr>
      </w:pPr>
      <w:ins w:id="153" w:author="Paul Marshall" w:date="2018-09-05T16:48:00Z">
        <w:r>
          <w:rPr>
            <w:rFonts w:asciiTheme="majorHAnsi" w:hAnsiTheme="majorHAnsi" w:cstheme="majorHAnsi"/>
            <w:color w:val="000000"/>
            <w:sz w:val="18"/>
            <w:szCs w:val="16"/>
          </w:rPr>
          <w:t>Test</w:t>
        </w:r>
      </w:ins>
    </w:p>
    <w:p w14:paraId="2D4E9219" w14:textId="77777777" w:rsidR="00505B36" w:rsidRPr="00505B36" w:rsidRDefault="00505B36" w:rsidP="00505B36">
      <w:pPr>
        <w:rPr>
          <w:rFonts w:asciiTheme="majorHAnsi" w:hAnsiTheme="majorHAnsi" w:cstheme="majorHAnsi"/>
          <w:color w:val="000000"/>
          <w:sz w:val="18"/>
          <w:szCs w:val="16"/>
          <w:rPrChange w:id="154" w:author="Paul Marshall" w:date="2018-09-05T16:48:00Z">
            <w:rPr/>
          </w:rPrChange>
        </w:rPr>
        <w:pPrChange w:id="155" w:author="Paul Marshall" w:date="2018-09-05T16:48:00Z">
          <w:pPr>
            <w:pStyle w:val="ListParagraph"/>
            <w:numPr>
              <w:ilvl w:val="1"/>
              <w:numId w:val="8"/>
            </w:numPr>
            <w:ind w:left="1080" w:hanging="360"/>
          </w:pPr>
        </w:pPrChange>
      </w:pPr>
    </w:p>
    <w:p w14:paraId="75E09B5D" w14:textId="4A46BC6C"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del w:id="156" w:author="Paul Marshall" w:date="2018-09-05T16:25:00Z">
        <w:r w:rsidDel="00C01295">
          <w:rPr>
            <w:rFonts w:asciiTheme="majorHAnsi" w:hAnsiTheme="majorHAnsi" w:cstheme="majorHAnsi"/>
            <w:color w:val="000000"/>
            <w:sz w:val="18"/>
            <w:szCs w:val="16"/>
          </w:rPr>
          <w:delText>drawn up</w:delText>
        </w:r>
      </w:del>
      <w:ins w:id="157" w:author="Paul Marshall" w:date="2018-09-05T16:25:00Z">
        <w:r w:rsidR="00C01295">
          <w:rPr>
            <w:rFonts w:asciiTheme="majorHAnsi" w:hAnsiTheme="majorHAnsi" w:cstheme="majorHAnsi"/>
            <w:color w:val="000000"/>
            <w:sz w:val="18"/>
            <w:szCs w:val="16"/>
          </w:rPr>
          <w:t>defined</w:t>
        </w:r>
      </w:ins>
      <w:r>
        <w:rPr>
          <w:rFonts w:asciiTheme="majorHAnsi" w:hAnsiTheme="majorHAnsi" w:cstheme="majorHAnsi"/>
          <w:color w:val="000000"/>
          <w:sz w:val="18"/>
          <w:szCs w:val="16"/>
        </w:rPr>
        <w:t xml:space="preserve">, you can proceed to socialize </w:t>
      </w:r>
      <w:del w:id="158" w:author="Paul Marshall" w:date="2018-09-05T16:26:00Z">
        <w:r w:rsidDel="00C01295">
          <w:rPr>
            <w:rFonts w:asciiTheme="majorHAnsi" w:hAnsiTheme="majorHAnsi" w:cstheme="majorHAnsi"/>
            <w:color w:val="000000"/>
            <w:sz w:val="18"/>
            <w:szCs w:val="16"/>
          </w:rPr>
          <w:delText xml:space="preserve">that </w:delText>
        </w:r>
      </w:del>
      <w:ins w:id="159"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ins w:id="160" w:author="Paul Marshall" w:date="2018-09-05T16:27:00Z">
        <w:r w:rsidR="00C01295">
          <w:rPr>
            <w:rFonts w:asciiTheme="majorHAnsi" w:hAnsiTheme="majorHAnsi" w:cstheme="majorHAnsi"/>
            <w:color w:val="000000"/>
            <w:sz w:val="18"/>
            <w:szCs w:val="16"/>
          </w:rPr>
          <w:t xml:space="preserve">the </w:t>
        </w:r>
      </w:ins>
      <w:r>
        <w:rPr>
          <w:rFonts w:asciiTheme="majorHAnsi" w:hAnsiTheme="majorHAnsi" w:cstheme="majorHAnsi"/>
          <w:color w:val="000000"/>
          <w:sz w:val="18"/>
          <w:szCs w:val="16"/>
        </w:rPr>
        <w:t xml:space="preserve">contract with the potential consumers of your microservice.  To socialize the </w:t>
      </w:r>
      <w:del w:id="161" w:author="Paul Marshall" w:date="2018-09-05T16:43:00Z">
        <w:r w:rsidDel="00170D24">
          <w:rPr>
            <w:rFonts w:asciiTheme="majorHAnsi" w:hAnsiTheme="majorHAnsi" w:cstheme="majorHAnsi"/>
            <w:color w:val="000000"/>
            <w:sz w:val="18"/>
            <w:szCs w:val="16"/>
          </w:rPr>
          <w:delText>API contract</w:delText>
        </w:r>
      </w:del>
      <w:ins w:id="16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del w:id="163" w:author="Paul Marshall" w:date="2018-09-05T16:26:00Z">
        <w:r w:rsidDel="00C01295">
          <w:rPr>
            <w:rFonts w:asciiTheme="majorHAnsi" w:hAnsiTheme="majorHAnsi" w:cstheme="majorHAnsi"/>
            <w:color w:val="000000"/>
            <w:sz w:val="18"/>
            <w:szCs w:val="16"/>
          </w:rPr>
          <w:delText xml:space="preserve">you </w:delText>
        </w:r>
      </w:del>
      <w:ins w:id="164"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should </w:t>
      </w:r>
      <w:ins w:id="165" w:author="Paul Marshall" w:date="2018-09-05T16:26:00Z">
        <w:r w:rsidR="00C01295">
          <w:rPr>
            <w:rFonts w:asciiTheme="majorHAnsi" w:hAnsiTheme="majorHAnsi" w:cstheme="majorHAnsi"/>
            <w:color w:val="000000"/>
            <w:sz w:val="18"/>
            <w:szCs w:val="16"/>
          </w:rPr>
          <w:t xml:space="preserve">be </w:t>
        </w:r>
      </w:ins>
      <w:r>
        <w:rPr>
          <w:rFonts w:asciiTheme="majorHAnsi" w:hAnsiTheme="majorHAnsi" w:cstheme="majorHAnsi"/>
          <w:color w:val="000000"/>
          <w:sz w:val="18"/>
          <w:szCs w:val="16"/>
        </w:rPr>
        <w:t>publish</w:t>
      </w:r>
      <w:ins w:id="166" w:author="Paul Marshall" w:date="2018-09-05T16:26:00Z">
        <w:r w:rsidR="00C01295">
          <w:rPr>
            <w:rFonts w:asciiTheme="majorHAnsi" w:hAnsiTheme="majorHAnsi" w:cstheme="majorHAnsi"/>
            <w:color w:val="000000"/>
            <w:sz w:val="18"/>
            <w:szCs w:val="16"/>
          </w:rPr>
          <w:t>ed</w:t>
        </w:r>
      </w:ins>
      <w:del w:id="167" w:author="Paul Marshall" w:date="2018-09-05T16:26:00Z">
        <w:r w:rsidDel="00C01295">
          <w:rPr>
            <w:rFonts w:asciiTheme="majorHAnsi" w:hAnsiTheme="majorHAnsi" w:cstheme="majorHAnsi"/>
            <w:color w:val="000000"/>
            <w:sz w:val="18"/>
            <w:szCs w:val="16"/>
          </w:rPr>
          <w:delText xml:space="preserve"> the contract</w:delText>
        </w:r>
      </w:del>
      <w:r>
        <w:rPr>
          <w:rFonts w:asciiTheme="majorHAnsi" w:hAnsiTheme="majorHAnsi" w:cstheme="majorHAnsi"/>
          <w:color w:val="000000"/>
          <w:sz w:val="18"/>
          <w:szCs w:val="16"/>
        </w:rPr>
        <w:t xml:space="preserve"> in</w:t>
      </w:r>
      <w:del w:id="168" w:author="Paul Marshall" w:date="2018-09-05T16:26:00Z">
        <w:r w:rsidDel="00C01295">
          <w:rPr>
            <w:rFonts w:asciiTheme="majorHAnsi" w:hAnsiTheme="majorHAnsi" w:cstheme="majorHAnsi"/>
            <w:color w:val="000000"/>
            <w:sz w:val="18"/>
            <w:szCs w:val="16"/>
          </w:rPr>
          <w:delText>to</w:delText>
        </w:r>
      </w:del>
      <w:r>
        <w:rPr>
          <w:rFonts w:asciiTheme="majorHAnsi" w:hAnsiTheme="majorHAnsi" w:cstheme="majorHAnsi"/>
          <w:color w:val="000000"/>
          <w:sz w:val="18"/>
          <w:szCs w:val="16"/>
        </w:rPr>
        <w:t xml:space="preserve"> an API Portal.  An API Portal is a web-based publishing platform which allows developers to share </w:t>
      </w:r>
      <w:del w:id="169" w:author="Paul Marshall" w:date="2018-09-05T16:27:00Z">
        <w:r w:rsidDel="00C01295">
          <w:rPr>
            <w:rFonts w:asciiTheme="majorHAnsi" w:hAnsiTheme="majorHAnsi" w:cstheme="majorHAnsi"/>
            <w:color w:val="000000"/>
            <w:sz w:val="18"/>
            <w:szCs w:val="16"/>
          </w:rPr>
          <w:delText xml:space="preserve">their </w:delText>
        </w:r>
      </w:del>
      <w:del w:id="170" w:author="Paul Marshall" w:date="2018-09-05T16:43:00Z">
        <w:r w:rsidDel="00170D24">
          <w:rPr>
            <w:rFonts w:asciiTheme="majorHAnsi" w:hAnsiTheme="majorHAnsi" w:cstheme="majorHAnsi"/>
            <w:color w:val="000000"/>
            <w:sz w:val="18"/>
            <w:szCs w:val="16"/>
          </w:rPr>
          <w:delText>API contract</w:delText>
        </w:r>
      </w:del>
      <w:ins w:id="17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del w:id="172" w:author="Paul Marshall" w:date="2018-09-05T16:43:00Z">
        <w:r w:rsidR="00577637" w:rsidDel="00170D24">
          <w:rPr>
            <w:rFonts w:asciiTheme="majorHAnsi" w:hAnsiTheme="majorHAnsi" w:cstheme="majorHAnsi"/>
            <w:color w:val="000000"/>
            <w:sz w:val="18"/>
            <w:szCs w:val="16"/>
          </w:rPr>
          <w:delText>API contract</w:delText>
        </w:r>
      </w:del>
      <w:ins w:id="173" w:author="Paul Marshall" w:date="2018-09-05T16:43:00Z">
        <w:r w:rsidR="00170D24">
          <w:rPr>
            <w:rFonts w:asciiTheme="majorHAnsi" w:hAnsiTheme="majorHAnsi" w:cstheme="majorHAnsi"/>
            <w:color w:val="000000"/>
            <w:sz w:val="18"/>
            <w:szCs w:val="16"/>
          </w:rPr>
          <w:t>API Contract</w:t>
        </w:r>
      </w:ins>
      <w:r w:rsidR="00577637">
        <w:rPr>
          <w:rFonts w:asciiTheme="majorHAnsi" w:hAnsiTheme="majorHAnsi" w:cstheme="majorHAnsi"/>
          <w:color w:val="000000"/>
          <w:sz w:val="18"/>
          <w:szCs w:val="16"/>
        </w:rPr>
        <w:t>s with external partners and consumers.</w:t>
      </w:r>
    </w:p>
    <w:p w14:paraId="10633874" w14:textId="7093FEC1"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 xml:space="preserve">with some </w:t>
      </w:r>
      <w:del w:id="174" w:author="Paul Marshall" w:date="2018-09-05T16:27:00Z">
        <w:r w:rsidR="001B0A8B" w:rsidDel="00C01295">
          <w:rPr>
            <w:rFonts w:asciiTheme="majorHAnsi" w:hAnsiTheme="majorHAnsi" w:cstheme="majorHAnsi"/>
            <w:color w:val="000000"/>
            <w:sz w:val="18"/>
            <w:szCs w:val="16"/>
          </w:rPr>
          <w:delText xml:space="preserve">sample </w:delText>
        </w:r>
      </w:del>
      <w:r w:rsidR="001B0A8B">
        <w:rPr>
          <w:rFonts w:asciiTheme="majorHAnsi" w:hAnsiTheme="majorHAnsi" w:cstheme="majorHAnsi"/>
          <w:color w:val="000000"/>
          <w:sz w:val="18"/>
          <w:szCs w:val="16"/>
        </w:rPr>
        <w:t>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1E522F22" w:rsidR="0070155C" w:rsidRDefault="003F1A04">
      <w:pPr>
        <w:rPr>
          <w:rFonts w:asciiTheme="majorHAnsi" w:hAnsiTheme="majorHAnsi" w:cstheme="majorHAnsi"/>
          <w:color w:val="000000"/>
          <w:sz w:val="18"/>
          <w:szCs w:val="16"/>
        </w:rPr>
      </w:pPr>
      <w:del w:id="175" w:author="Paul Marshall" w:date="2018-09-05T16:33:00Z">
        <w:r w:rsidDel="00C01295">
          <w:rPr>
            <w:rFonts w:asciiTheme="majorHAnsi" w:hAnsiTheme="majorHAnsi" w:cstheme="majorHAnsi"/>
            <w:color w:val="000000"/>
            <w:sz w:val="18"/>
            <w:szCs w:val="16"/>
          </w:rPr>
          <w:lastRenderedPageBreak/>
          <w:delText xml:space="preserve">Once </w:delText>
        </w:r>
      </w:del>
      <w:ins w:id="176" w:author="Paul Marshall" w:date="2018-09-05T16:33:00Z">
        <w:r w:rsidR="00C01295">
          <w:rPr>
            <w:rFonts w:asciiTheme="majorHAnsi" w:hAnsiTheme="majorHAnsi" w:cstheme="majorHAnsi"/>
            <w:color w:val="000000"/>
            <w:sz w:val="18"/>
            <w:szCs w:val="16"/>
          </w:rPr>
          <w:t>After</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the </w:t>
      </w:r>
      <w:del w:id="177" w:author="Paul Marshall" w:date="2018-09-05T16:43:00Z">
        <w:r w:rsidDel="00170D24">
          <w:rPr>
            <w:rFonts w:asciiTheme="majorHAnsi" w:hAnsiTheme="majorHAnsi" w:cstheme="majorHAnsi"/>
            <w:color w:val="000000"/>
            <w:sz w:val="18"/>
            <w:szCs w:val="16"/>
          </w:rPr>
          <w:delText>API contract</w:delText>
        </w:r>
      </w:del>
      <w:ins w:id="17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ins w:id="179" w:author="Paul Marshall" w:date="2018-09-05T16:33:00Z">
        <w:r w:rsidR="00C01295">
          <w:rPr>
            <w:rFonts w:asciiTheme="majorHAnsi" w:hAnsiTheme="majorHAnsi" w:cstheme="majorHAnsi"/>
            <w:color w:val="000000"/>
            <w:sz w:val="18"/>
            <w:szCs w:val="16"/>
          </w:rPr>
          <w:t xml:space="preserve">a mock API can be created and published along with the </w:t>
        </w:r>
      </w:ins>
      <w:ins w:id="180" w:author="Paul Marshall" w:date="2018-09-05T16:43:00Z">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ins>
      <w:ins w:id="181" w:author="Paul Marshall" w:date="2018-09-05T16:34:00Z">
        <w:r w:rsidR="00C01295">
          <w:rPr>
            <w:rFonts w:asciiTheme="majorHAnsi" w:hAnsiTheme="majorHAnsi" w:cstheme="majorHAnsi"/>
            <w:color w:val="000000"/>
            <w:sz w:val="18"/>
            <w:szCs w:val="16"/>
          </w:rPr>
          <w:t>.</w:t>
        </w:r>
      </w:ins>
      <w:del w:id="182" w:author="Paul Marshall" w:date="2018-09-05T16:34:00Z">
        <w:r w:rsidR="0070155C" w:rsidDel="00B14881">
          <w:rPr>
            <w:rFonts w:asciiTheme="majorHAnsi" w:hAnsiTheme="majorHAnsi" w:cstheme="majorHAnsi"/>
            <w:color w:val="000000"/>
            <w:sz w:val="18"/>
            <w:szCs w:val="16"/>
          </w:rPr>
          <w:delText>you can proceed with creating a mock API to be published together with the API contract</w:delText>
        </w:r>
      </w:del>
      <w:ins w:id="183" w:author="Paul Marshall" w:date="2018-09-05T16:43:00Z">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ins>
      <w:del w:id="184" w:author="Paul Marshall" w:date="2018-09-05T16:34:00Z">
        <w:r w:rsidR="0070155C" w:rsidDel="00B14881">
          <w:rPr>
            <w:rFonts w:asciiTheme="majorHAnsi" w:hAnsiTheme="majorHAnsi" w:cstheme="majorHAnsi"/>
            <w:color w:val="000000"/>
            <w:sz w:val="18"/>
            <w:szCs w:val="16"/>
          </w:rPr>
          <w:delText>.</w:delText>
        </w:r>
      </w:del>
      <w:r w:rsidR="0070155C">
        <w:rPr>
          <w:rFonts w:asciiTheme="majorHAnsi" w:hAnsiTheme="majorHAnsi" w:cstheme="majorHAnsi"/>
          <w:color w:val="000000"/>
          <w:sz w:val="18"/>
          <w:szCs w:val="16"/>
        </w:rPr>
        <w:t xml:space="preserve">  Creating a mock allows </w:t>
      </w:r>
      <w:del w:id="185" w:author="Paul Marshall" w:date="2018-09-05T16:34: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 xml:space="preserve">API consumers to immediately test out </w:t>
      </w:r>
      <w:del w:id="186" w:author="Paul Marshall" w:date="2018-09-05T16:35: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API operations, without guessing what data is expected to be returned.</w:t>
      </w:r>
    </w:p>
    <w:p w14:paraId="2E0D199D" w14:textId="51E6DD2E" w:rsidR="0070155C" w:rsidRDefault="00B14881">
      <w:pPr>
        <w:rPr>
          <w:rFonts w:asciiTheme="majorHAnsi" w:hAnsiTheme="majorHAnsi" w:cstheme="majorHAnsi"/>
          <w:color w:val="000000"/>
          <w:sz w:val="18"/>
          <w:szCs w:val="16"/>
        </w:rPr>
      </w:pPr>
      <w:ins w:id="187" w:author="Paul Marshall" w:date="2018-09-05T16:35:00Z">
        <w:r>
          <w:rPr>
            <w:rFonts w:asciiTheme="majorHAnsi" w:hAnsiTheme="majorHAnsi" w:cstheme="majorHAnsi"/>
            <w:color w:val="000000"/>
            <w:sz w:val="18"/>
            <w:szCs w:val="16"/>
          </w:rPr>
          <w:t xml:space="preserve">If the </w:t>
        </w:r>
      </w:ins>
      <w:del w:id="188" w:author="Paul Marshall" w:date="2018-09-05T16:35:00Z">
        <w:r w:rsidR="0070155C" w:rsidDel="00B14881">
          <w:rPr>
            <w:rFonts w:asciiTheme="majorHAnsi" w:hAnsiTheme="majorHAnsi" w:cstheme="majorHAnsi"/>
            <w:color w:val="000000"/>
            <w:sz w:val="18"/>
            <w:szCs w:val="16"/>
          </w:rPr>
          <w:delText xml:space="preserve">Luckily, if you are have chosen to create your </w:delText>
        </w:r>
      </w:del>
      <w:r w:rsidR="0070155C">
        <w:rPr>
          <w:rFonts w:asciiTheme="majorHAnsi" w:hAnsiTheme="majorHAnsi" w:cstheme="majorHAnsi"/>
          <w:color w:val="000000"/>
          <w:sz w:val="18"/>
          <w:szCs w:val="16"/>
        </w:rPr>
        <w:t xml:space="preserve">API Contract </w:t>
      </w:r>
      <w:ins w:id="189" w:author="Paul Marshall" w:date="2018-09-05T16:36:00Z">
        <w:r>
          <w:rPr>
            <w:rFonts w:asciiTheme="majorHAnsi" w:hAnsiTheme="majorHAnsi" w:cstheme="majorHAnsi"/>
            <w:color w:val="000000"/>
            <w:sz w:val="18"/>
            <w:szCs w:val="16"/>
          </w:rPr>
          <w:t xml:space="preserve">was created </w:t>
        </w:r>
      </w:ins>
      <w:del w:id="190" w:author="Paul Marshall" w:date="2018-09-05T16:36:00Z">
        <w:r w:rsidR="00EF105D" w:rsidDel="00B14881">
          <w:rPr>
            <w:rFonts w:asciiTheme="majorHAnsi" w:hAnsiTheme="majorHAnsi" w:cstheme="majorHAnsi"/>
            <w:color w:val="000000"/>
            <w:sz w:val="18"/>
            <w:szCs w:val="16"/>
          </w:rPr>
          <w:delText xml:space="preserve">either </w:delText>
        </w:r>
      </w:del>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del w:id="191" w:author="Paul Marshall" w:date="2018-09-05T16:36:00Z">
        <w:r w:rsidR="00DE3351" w:rsidDel="00B14881">
          <w:rPr>
            <w:rFonts w:asciiTheme="majorHAnsi" w:hAnsiTheme="majorHAnsi" w:cstheme="majorHAnsi"/>
            <w:color w:val="000000"/>
            <w:sz w:val="18"/>
            <w:szCs w:val="16"/>
          </w:rPr>
          <w:delText xml:space="preserve">your </w:delText>
        </w:r>
      </w:del>
      <w:del w:id="192" w:author="Paul Marshall" w:date="2018-09-05T16:43:00Z">
        <w:r w:rsidR="00DE3351" w:rsidDel="00170D24">
          <w:rPr>
            <w:rFonts w:asciiTheme="majorHAnsi" w:hAnsiTheme="majorHAnsi" w:cstheme="majorHAnsi"/>
            <w:color w:val="000000"/>
            <w:sz w:val="18"/>
            <w:szCs w:val="16"/>
          </w:rPr>
          <w:delText>API contract</w:delText>
        </w:r>
      </w:del>
      <w:ins w:id="193" w:author="Paul Marshall" w:date="2018-09-05T16:43:00Z">
        <w:r w:rsidR="00170D24">
          <w:rPr>
            <w:rFonts w:asciiTheme="majorHAnsi" w:hAnsiTheme="majorHAnsi" w:cstheme="majorHAnsi"/>
            <w:color w:val="000000"/>
            <w:sz w:val="18"/>
            <w:szCs w:val="16"/>
          </w:rPr>
          <w:t>API Contract</w:t>
        </w:r>
      </w:ins>
      <w:ins w:id="194" w:author="Paul Marshall" w:date="2018-09-05T16:37:00Z">
        <w:r>
          <w:rPr>
            <w:rFonts w:asciiTheme="majorHAnsi" w:hAnsiTheme="majorHAnsi" w:cstheme="majorHAnsi"/>
            <w:color w:val="000000"/>
            <w:sz w:val="18"/>
            <w:szCs w:val="16"/>
          </w:rPr>
          <w:t>.</w:t>
        </w:r>
      </w:ins>
      <w:del w:id="195" w:author="Paul Marshall" w:date="2018-09-05T16:37:00Z">
        <w:r w:rsidR="00DE3351" w:rsidDel="00B14881">
          <w:rPr>
            <w:rFonts w:asciiTheme="majorHAnsi" w:hAnsiTheme="majorHAnsi" w:cstheme="majorHAnsi"/>
            <w:color w:val="000000"/>
            <w:sz w:val="18"/>
            <w:szCs w:val="16"/>
          </w:rPr>
          <w:delText xml:space="preserve"> and, p</w:delText>
        </w:r>
      </w:del>
      <w:ins w:id="196" w:author="Paul Marshall" w:date="2018-09-05T16:37:00Z">
        <w:r>
          <w:rPr>
            <w:rFonts w:asciiTheme="majorHAnsi" w:hAnsiTheme="majorHAnsi" w:cstheme="majorHAnsi"/>
            <w:color w:val="000000"/>
            <w:sz w:val="18"/>
            <w:szCs w:val="16"/>
          </w:rPr>
          <w:t xml:space="preserve"> P</w:t>
        </w:r>
      </w:ins>
      <w:r w:rsidR="00DE3351">
        <w:rPr>
          <w:rFonts w:asciiTheme="majorHAnsi" w:hAnsiTheme="majorHAnsi" w:cstheme="majorHAnsi"/>
          <w:color w:val="000000"/>
          <w:sz w:val="18"/>
          <w:szCs w:val="16"/>
        </w:rPr>
        <w:t xml:space="preserve">rovided </w:t>
      </w:r>
      <w:ins w:id="197" w:author="Paul Marshall" w:date="2018-09-05T16:36:00Z">
        <w:r>
          <w:rPr>
            <w:rFonts w:asciiTheme="majorHAnsi" w:hAnsiTheme="majorHAnsi" w:cstheme="majorHAnsi"/>
            <w:color w:val="000000"/>
            <w:sz w:val="18"/>
            <w:szCs w:val="16"/>
          </w:rPr>
          <w:t xml:space="preserve">examples were </w:t>
        </w:r>
      </w:ins>
      <w:del w:id="198" w:author="Paul Marshall" w:date="2018-09-05T16:36:00Z">
        <w:r w:rsidR="00DE3351" w:rsidDel="00B14881">
          <w:rPr>
            <w:rFonts w:asciiTheme="majorHAnsi" w:hAnsiTheme="majorHAnsi" w:cstheme="majorHAnsi"/>
            <w:color w:val="000000"/>
            <w:sz w:val="18"/>
            <w:szCs w:val="16"/>
          </w:rPr>
          <w:delText>you have provided examples</w:delText>
        </w:r>
      </w:del>
      <w:r w:rsidR="00DE3351">
        <w:rPr>
          <w:rFonts w:asciiTheme="majorHAnsi" w:hAnsiTheme="majorHAnsi" w:cstheme="majorHAnsi"/>
          <w:color w:val="000000"/>
          <w:sz w:val="18"/>
          <w:szCs w:val="16"/>
        </w:rPr>
        <w:t xml:space="preserve"> </w:t>
      </w:r>
      <w:ins w:id="199" w:author="Paul Marshall" w:date="2018-09-05T16:37:00Z">
        <w:r>
          <w:rPr>
            <w:rFonts w:asciiTheme="majorHAnsi" w:hAnsiTheme="majorHAnsi" w:cstheme="majorHAnsi"/>
            <w:color w:val="000000"/>
            <w:sz w:val="18"/>
            <w:szCs w:val="16"/>
          </w:rPr>
          <w:t xml:space="preserve">included </w:t>
        </w:r>
      </w:ins>
      <w:r w:rsidR="00DE3351">
        <w:rPr>
          <w:rFonts w:asciiTheme="majorHAnsi" w:hAnsiTheme="majorHAnsi" w:cstheme="majorHAnsi"/>
          <w:color w:val="000000"/>
          <w:sz w:val="18"/>
          <w:szCs w:val="16"/>
        </w:rPr>
        <w:t xml:space="preserve">for each of </w:t>
      </w:r>
      <w:del w:id="200" w:author="Paul Marshall" w:date="2018-09-05T16:36:00Z">
        <w:r w:rsidR="00DE3351" w:rsidDel="00B14881">
          <w:rPr>
            <w:rFonts w:asciiTheme="majorHAnsi" w:hAnsiTheme="majorHAnsi" w:cstheme="majorHAnsi"/>
            <w:color w:val="000000"/>
            <w:sz w:val="18"/>
            <w:szCs w:val="16"/>
          </w:rPr>
          <w:delText xml:space="preserve">your </w:delText>
        </w:r>
      </w:del>
      <w:ins w:id="201" w:author="Paul Marshall" w:date="2018-09-05T16:36:00Z">
        <w:r>
          <w:rPr>
            <w:rFonts w:asciiTheme="majorHAnsi" w:hAnsiTheme="majorHAnsi" w:cstheme="majorHAnsi"/>
            <w:color w:val="000000"/>
            <w:sz w:val="18"/>
            <w:szCs w:val="16"/>
          </w:rPr>
          <w:t>the</w:t>
        </w:r>
        <w:r>
          <w:rPr>
            <w:rFonts w:asciiTheme="majorHAnsi" w:hAnsiTheme="majorHAnsi" w:cstheme="majorHAnsi"/>
            <w:color w:val="000000"/>
            <w:sz w:val="18"/>
            <w:szCs w:val="16"/>
          </w:rPr>
          <w:t xml:space="preserve"> </w:t>
        </w:r>
      </w:ins>
      <w:r w:rsidR="0096618C">
        <w:rPr>
          <w:rFonts w:asciiTheme="majorHAnsi" w:hAnsiTheme="majorHAnsi" w:cstheme="majorHAnsi"/>
          <w:color w:val="000000"/>
          <w:sz w:val="18"/>
          <w:szCs w:val="16"/>
        </w:rPr>
        <w:t xml:space="preserve">inputs and outputs, </w:t>
      </w:r>
      <w:ins w:id="202" w:author="Paul Marshall" w:date="2018-09-05T16:37:00Z">
        <w:r>
          <w:rPr>
            <w:rFonts w:asciiTheme="majorHAnsi" w:hAnsiTheme="majorHAnsi" w:cstheme="majorHAnsi"/>
            <w:color w:val="000000"/>
            <w:sz w:val="18"/>
            <w:szCs w:val="16"/>
          </w:rPr>
          <w:t xml:space="preserve">it will </w:t>
        </w:r>
      </w:ins>
      <w:r w:rsidR="0096618C">
        <w:rPr>
          <w:rFonts w:asciiTheme="majorHAnsi" w:hAnsiTheme="majorHAnsi" w:cstheme="majorHAnsi"/>
          <w:color w:val="000000"/>
          <w:sz w:val="18"/>
          <w:szCs w:val="16"/>
        </w:rPr>
        <w:t>generate mock API operations</w:t>
      </w:r>
      <w:ins w:id="203" w:author="Paul Marshall" w:date="2018-09-05T16:37:00Z">
        <w:r>
          <w:rPr>
            <w:rFonts w:asciiTheme="majorHAnsi" w:hAnsiTheme="majorHAnsi" w:cstheme="majorHAnsi"/>
            <w:color w:val="000000"/>
            <w:sz w:val="18"/>
            <w:szCs w:val="16"/>
          </w:rPr>
          <w:t xml:space="preserve"> as well</w:t>
        </w:r>
      </w:ins>
      <w:r w:rsidR="0096618C">
        <w:rPr>
          <w:rFonts w:asciiTheme="majorHAnsi" w:hAnsiTheme="majorHAnsi" w:cstheme="majorHAnsi"/>
          <w:color w:val="000000"/>
          <w:sz w:val="18"/>
          <w:szCs w:val="16"/>
        </w:rPr>
        <w:t>.</w:t>
      </w:r>
    </w:p>
    <w:p w14:paraId="7159978A" w14:textId="29CF8F1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del w:id="204" w:author="Paul Marshall" w:date="2018-09-05T16:38:00Z">
        <w:r w:rsidDel="00170D24">
          <w:rPr>
            <w:rFonts w:asciiTheme="majorHAnsi" w:hAnsiTheme="majorHAnsi" w:cstheme="majorHAnsi"/>
            <w:color w:val="000000"/>
            <w:sz w:val="18"/>
            <w:szCs w:val="16"/>
          </w:rPr>
          <w:delText xml:space="preserve">your </w:delText>
        </w:r>
      </w:del>
      <w:ins w:id="205"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del w:id="206" w:author="Paul Marshall" w:date="2018-09-05T16:38:00Z">
        <w:r w:rsidR="00CE7188" w:rsidDel="00170D24">
          <w:rPr>
            <w:rFonts w:asciiTheme="majorHAnsi" w:hAnsiTheme="majorHAnsi" w:cstheme="majorHAnsi"/>
            <w:color w:val="000000"/>
            <w:sz w:val="18"/>
            <w:szCs w:val="16"/>
          </w:rPr>
          <w:delText>already auto-</w:delText>
        </w:r>
      </w:del>
      <w:ins w:id="207" w:author="Paul Marshall" w:date="2018-09-05T16:38:00Z">
        <w:r w:rsidR="00170D24">
          <w:rPr>
            <w:rFonts w:asciiTheme="majorHAnsi" w:hAnsiTheme="majorHAnsi" w:cstheme="majorHAnsi"/>
            <w:color w:val="000000"/>
            <w:sz w:val="18"/>
            <w:szCs w:val="16"/>
          </w:rPr>
          <w:t xml:space="preserve">automatically </w:t>
        </w:r>
      </w:ins>
      <w:r w:rsidR="00CE7188">
        <w:rPr>
          <w:rFonts w:asciiTheme="majorHAnsi" w:hAnsiTheme="majorHAnsi" w:cstheme="majorHAnsi"/>
          <w:color w:val="000000"/>
          <w:sz w:val="18"/>
          <w:szCs w:val="16"/>
        </w:rPr>
        <w:t>generate</w:t>
      </w:r>
      <w:del w:id="208" w:author="Paul Marshall" w:date="2018-09-05T16:38:00Z">
        <w:r w:rsidR="00CE7188" w:rsidDel="00170D24">
          <w:rPr>
            <w:rFonts w:asciiTheme="majorHAnsi" w:hAnsiTheme="majorHAnsi" w:cstheme="majorHAnsi"/>
            <w:color w:val="000000"/>
            <w:sz w:val="18"/>
            <w:szCs w:val="16"/>
          </w:rPr>
          <w:delText>s</w:delText>
        </w:r>
      </w:del>
      <w:r w:rsidR="00CE7188">
        <w:rPr>
          <w:rFonts w:asciiTheme="majorHAnsi" w:hAnsiTheme="majorHAnsi" w:cstheme="majorHAnsi"/>
          <w:color w:val="000000"/>
          <w:sz w:val="18"/>
          <w:szCs w:val="16"/>
        </w:rPr>
        <w:t xml:space="preserve"> mock services based on </w:t>
      </w:r>
      <w:del w:id="209" w:author="Paul Marshall" w:date="2018-09-05T16:38:00Z">
        <w:r w:rsidR="00CE7188" w:rsidDel="00170D24">
          <w:rPr>
            <w:rFonts w:asciiTheme="majorHAnsi" w:hAnsiTheme="majorHAnsi" w:cstheme="majorHAnsi"/>
            <w:color w:val="000000"/>
            <w:sz w:val="18"/>
            <w:szCs w:val="16"/>
          </w:rPr>
          <w:delText xml:space="preserve">your </w:delText>
        </w:r>
      </w:del>
      <w:ins w:id="210"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sidR="00CE7188">
        <w:rPr>
          <w:rFonts w:asciiTheme="majorHAnsi" w:hAnsiTheme="majorHAnsi" w:cstheme="majorHAnsi"/>
          <w:color w:val="000000"/>
          <w:sz w:val="18"/>
          <w:szCs w:val="16"/>
        </w:rPr>
        <w:t xml:space="preserve">contract.  </w:t>
      </w:r>
      <w:del w:id="211" w:author="Paul Marshall" w:date="2018-09-05T16:39:00Z">
        <w:r w:rsidR="00CE7188" w:rsidDel="00170D24">
          <w:rPr>
            <w:rFonts w:asciiTheme="majorHAnsi" w:hAnsiTheme="majorHAnsi" w:cstheme="majorHAnsi"/>
            <w:color w:val="000000"/>
            <w:sz w:val="18"/>
            <w:szCs w:val="16"/>
          </w:rPr>
          <w:delText>As does t</w:delText>
        </w:r>
      </w:del>
      <w:ins w:id="212" w:author="Paul Marshall" w:date="2018-09-05T16:39:00Z">
        <w:r w:rsidR="00170D24">
          <w:rPr>
            <w:rFonts w:asciiTheme="majorHAnsi" w:hAnsiTheme="majorHAnsi" w:cstheme="majorHAnsi"/>
            <w:color w:val="000000"/>
            <w:sz w:val="18"/>
            <w:szCs w:val="16"/>
          </w:rPr>
          <w:t>T</w:t>
        </w:r>
      </w:ins>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del w:id="213" w:author="Paul Marshall" w:date="2018-09-05T16:39:00Z">
        <w:r w:rsidR="00CE7188" w:rsidDel="00170D24">
          <w:rPr>
            <w:rFonts w:asciiTheme="majorHAnsi" w:hAnsiTheme="majorHAnsi" w:cstheme="majorHAnsi"/>
            <w:color w:val="000000"/>
            <w:sz w:val="18"/>
            <w:szCs w:val="16"/>
          </w:rPr>
          <w:delText xml:space="preserve">, </w:delText>
        </w:r>
      </w:del>
      <w:ins w:id="214" w:author="Paul Marshall" w:date="2018-09-05T16:39:00Z">
        <w:r w:rsidR="00170D24">
          <w:rPr>
            <w:rFonts w:asciiTheme="majorHAnsi" w:hAnsiTheme="majorHAnsi" w:cstheme="majorHAnsi"/>
            <w:color w:val="000000"/>
            <w:sz w:val="18"/>
            <w:szCs w:val="16"/>
          </w:rPr>
          <w:t xml:space="preserve"> </w:t>
        </w:r>
      </w:ins>
      <w:del w:id="215" w:author="Paul Marshall" w:date="2018-09-05T16:39:00Z">
        <w:r w:rsidR="00CE7188" w:rsidDel="00170D24">
          <w:rPr>
            <w:rFonts w:asciiTheme="majorHAnsi" w:hAnsiTheme="majorHAnsi" w:cstheme="majorHAnsi"/>
            <w:color w:val="000000"/>
            <w:sz w:val="18"/>
            <w:szCs w:val="16"/>
          </w:rPr>
          <w:delText xml:space="preserve">which </w:delText>
        </w:r>
      </w:del>
      <w:ins w:id="216" w:author="Paul Marshall" w:date="2018-09-05T16:39:00Z">
        <w:r w:rsidR="00170D24">
          <w:rPr>
            <w:rFonts w:asciiTheme="majorHAnsi" w:hAnsiTheme="majorHAnsi" w:cstheme="majorHAnsi"/>
            <w:color w:val="000000"/>
            <w:sz w:val="18"/>
            <w:szCs w:val="16"/>
          </w:rPr>
          <w:t xml:space="preserve">also </w:t>
        </w:r>
      </w:ins>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 xml:space="preserve">a quick generation of mock API requests/responses by a </w:t>
      </w:r>
      <w:del w:id="217" w:author="Paul Marshall" w:date="2018-09-05T16:39:00Z">
        <w:r w:rsidR="00B93F12" w:rsidDel="00170D24">
          <w:rPr>
            <w:rFonts w:asciiTheme="majorHAnsi" w:hAnsiTheme="majorHAnsi" w:cstheme="majorHAnsi"/>
            <w:color w:val="000000"/>
            <w:sz w:val="18"/>
            <w:szCs w:val="16"/>
          </w:rPr>
          <w:delText xml:space="preserve">turn of a </w:delText>
        </w:r>
      </w:del>
      <w:r w:rsidR="00B93F12">
        <w:rPr>
          <w:rFonts w:asciiTheme="majorHAnsi" w:hAnsiTheme="majorHAnsi" w:cstheme="majorHAnsi"/>
          <w:color w:val="000000"/>
          <w:sz w:val="18"/>
          <w:szCs w:val="16"/>
        </w:rPr>
        <w:t>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del w:id="218" w:author="Paul Marshall" w:date="2018-09-05T16:32:00Z">
        <w:r w:rsidDel="00C01295">
          <w:br w:type="page"/>
        </w:r>
      </w:del>
    </w:p>
    <w:p w14:paraId="330D58C8" w14:textId="3AEA0101" w:rsidR="00013B7D" w:rsidRDefault="00741E73" w:rsidP="00013B7D">
      <w:pPr>
        <w:pStyle w:val="Heading2"/>
      </w:pPr>
      <w:bookmarkStart w:id="219" w:name="_Toc517560686"/>
      <w:r>
        <w:t>API Contract Standards</w:t>
      </w:r>
      <w:bookmarkEnd w:id="219"/>
    </w:p>
    <w:p w14:paraId="40743C78" w14:textId="735F7FB3" w:rsidR="00536882" w:rsidRPr="00536882" w:rsidRDefault="007069BB" w:rsidP="00536882">
      <w:pPr>
        <w:pStyle w:val="Heading3"/>
      </w:pPr>
      <w:bookmarkStart w:id="220" w:name="_Toc517560687"/>
      <w:r>
        <w:t xml:space="preserve">Contract </w:t>
      </w:r>
      <w:r w:rsidR="00536882">
        <w:t>Standards</w:t>
      </w:r>
      <w:bookmarkEnd w:id="220"/>
    </w:p>
    <w:p w14:paraId="04A84926" w14:textId="235B4846" w:rsidR="00170D24" w:rsidRDefault="00170D24" w:rsidP="00013B7D">
      <w:pPr>
        <w:rPr>
          <w:ins w:id="221" w:author="Paul Marshall" w:date="2018-09-05T16:41:00Z"/>
          <w:rFonts w:asciiTheme="majorHAnsi" w:hAnsiTheme="majorHAnsi" w:cstheme="majorHAnsi"/>
          <w:color w:val="000000"/>
          <w:sz w:val="18"/>
          <w:szCs w:val="16"/>
        </w:rPr>
      </w:pPr>
      <w:ins w:id="222" w:author="Paul Marshall" w:date="2018-09-05T16:41:00Z">
        <w:r>
          <w:rPr>
            <w:rFonts w:asciiTheme="majorHAnsi" w:hAnsiTheme="majorHAnsi" w:cstheme="majorHAnsi"/>
            <w:color w:val="000000"/>
            <w:sz w:val="18"/>
            <w:szCs w:val="16"/>
          </w:rPr>
          <w:t>Below are some API Contract standards widely used in the dev</w:t>
        </w:r>
      </w:ins>
      <w:ins w:id="223" w:author="Paul Marshall" w:date="2018-09-05T16:42:00Z">
        <w:r>
          <w:rPr>
            <w:rFonts w:asciiTheme="majorHAnsi" w:hAnsiTheme="majorHAnsi" w:cstheme="majorHAnsi"/>
            <w:color w:val="000000"/>
            <w:sz w:val="18"/>
            <w:szCs w:val="16"/>
          </w:rPr>
          <w:t>elopment community:</w:t>
        </w:r>
      </w:ins>
    </w:p>
    <w:p w14:paraId="3D952BD2" w14:textId="77C2C7AD" w:rsidR="00013B7D" w:rsidDel="00170D24" w:rsidRDefault="000C5C81" w:rsidP="00013B7D">
      <w:pPr>
        <w:rPr>
          <w:del w:id="224" w:author="Paul Marshall" w:date="2018-09-05T16:42:00Z"/>
          <w:rFonts w:asciiTheme="majorHAnsi" w:hAnsiTheme="majorHAnsi" w:cstheme="majorHAnsi"/>
          <w:color w:val="000000"/>
          <w:sz w:val="18"/>
          <w:szCs w:val="16"/>
        </w:rPr>
      </w:pPr>
      <w:del w:id="225" w:author="Paul Marshall" w:date="2018-09-05T16:42:00Z">
        <w:r w:rsidDel="00170D24">
          <w:rPr>
            <w:rFonts w:asciiTheme="majorHAnsi" w:hAnsiTheme="majorHAnsi" w:cstheme="majorHAnsi"/>
            <w:color w:val="000000"/>
            <w:sz w:val="18"/>
            <w:szCs w:val="16"/>
          </w:rPr>
          <w:delText>De</w:delText>
        </w:r>
        <w:r w:rsidR="00FC1776" w:rsidDel="00170D24">
          <w:rPr>
            <w:rFonts w:asciiTheme="majorHAnsi" w:hAnsiTheme="majorHAnsi" w:cstheme="majorHAnsi"/>
            <w:color w:val="000000"/>
            <w:sz w:val="18"/>
            <w:szCs w:val="16"/>
          </w:rPr>
          <w:delText>pending on the type of an API service written (REST or SOAP), there are these widely-</w:delText>
        </w:r>
        <w:r w:rsidR="00313099" w:rsidDel="00170D24">
          <w:rPr>
            <w:rFonts w:asciiTheme="majorHAnsi" w:hAnsiTheme="majorHAnsi" w:cstheme="majorHAnsi"/>
            <w:color w:val="000000"/>
            <w:sz w:val="18"/>
            <w:szCs w:val="16"/>
          </w:rPr>
          <w:delText>used API Contract standards in the API development community:</w:delText>
        </w:r>
      </w:del>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329A9F04"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Swagger 1.x, 2.x, or (lately) 3.0 specifications for their APIs, as well as publish and socialize these Swagger </w:t>
      </w:r>
      <w:del w:id="226" w:author="Paul Marshall" w:date="2018-09-05T16:43:00Z">
        <w:r w:rsidR="00AF1737" w:rsidDel="00170D24">
          <w:rPr>
            <w:rFonts w:asciiTheme="majorHAnsi" w:hAnsiTheme="majorHAnsi" w:cstheme="majorHAnsi"/>
            <w:color w:val="000000"/>
            <w:sz w:val="18"/>
            <w:szCs w:val="16"/>
          </w:rPr>
          <w:delText>API contract</w:delText>
        </w:r>
      </w:del>
      <w:ins w:id="227" w:author="Paul Marshall" w:date="2018-09-05T16:43:00Z">
        <w:r w:rsidR="00170D24">
          <w:rPr>
            <w:rFonts w:asciiTheme="majorHAnsi" w:hAnsiTheme="majorHAnsi" w:cstheme="majorHAnsi"/>
            <w:color w:val="000000"/>
            <w:sz w:val="18"/>
            <w:szCs w:val="16"/>
          </w:rPr>
          <w:t>API Contract</w:t>
        </w:r>
      </w:ins>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228" w:name="_Toc517560688"/>
      <w:r>
        <w:t>API Specifications</w:t>
      </w:r>
      <w:bookmarkEnd w:id="228"/>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0D318D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del w:id="229" w:author="Paul Marshall" w:date="2018-09-05T16:43:00Z">
        <w:r w:rsidR="00801CBA" w:rsidDel="00170D24">
          <w:rPr>
            <w:rFonts w:asciiTheme="majorHAnsi" w:hAnsiTheme="majorHAnsi" w:cstheme="majorHAnsi"/>
            <w:color w:val="000000"/>
            <w:sz w:val="18"/>
            <w:szCs w:val="16"/>
          </w:rPr>
          <w:delText>API contract</w:delText>
        </w:r>
      </w:del>
      <w:ins w:id="23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6D6CFFBE"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del w:id="231" w:author="Paul Marshall" w:date="2018-09-05T16:43:00Z">
        <w:r w:rsidDel="00170D24">
          <w:rPr>
            <w:rFonts w:asciiTheme="majorHAnsi" w:hAnsiTheme="majorHAnsi" w:cstheme="majorHAnsi"/>
            <w:color w:val="000000"/>
            <w:sz w:val="18"/>
            <w:szCs w:val="16"/>
          </w:rPr>
          <w:delText>API contract</w:delText>
        </w:r>
      </w:del>
      <w:ins w:id="23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099BFDCF"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del w:id="233" w:author="Paul Marshall" w:date="2018-09-05T16:43:00Z">
        <w:r w:rsidDel="00170D24">
          <w:rPr>
            <w:rFonts w:asciiTheme="majorHAnsi" w:hAnsiTheme="majorHAnsi" w:cstheme="majorHAnsi"/>
            <w:color w:val="000000"/>
            <w:sz w:val="18"/>
            <w:szCs w:val="16"/>
          </w:rPr>
          <w:delText>API contract</w:delText>
        </w:r>
      </w:del>
      <w:ins w:id="23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structures and attributes expected to be </w:t>
      </w:r>
      <w:proofErr w:type="gramStart"/>
      <w:r>
        <w:rPr>
          <w:rFonts w:asciiTheme="majorHAnsi" w:hAnsiTheme="majorHAnsi" w:cstheme="majorHAnsi"/>
          <w:color w:val="000000"/>
          <w:sz w:val="18"/>
          <w:szCs w:val="16"/>
        </w:rPr>
        <w:t>returned back</w:t>
      </w:r>
      <w:proofErr w:type="gramEnd"/>
      <w:r>
        <w:rPr>
          <w:rFonts w:asciiTheme="majorHAnsi" w:hAnsiTheme="majorHAnsi" w:cstheme="majorHAnsi"/>
          <w:color w:val="000000"/>
          <w:sz w:val="18"/>
          <w:szCs w:val="16"/>
        </w:rPr>
        <w:t xml:space="preserve">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43AB5B9A" w:rsidR="009E5E1F" w:rsidRDefault="009C5CE7" w:rsidP="00A34AC1">
      <w:pPr>
        <w:rPr>
          <w:rFonts w:asciiTheme="majorHAnsi" w:hAnsiTheme="majorHAnsi" w:cstheme="majorHAnsi"/>
          <w:color w:val="000000"/>
          <w:sz w:val="18"/>
          <w:szCs w:val="16"/>
        </w:rPr>
      </w:pPr>
      <w:r>
        <w:rPr>
          <w:rFonts w:asciiTheme="majorHAnsi" w:hAnsiTheme="majorHAnsi" w:cstheme="majorHAnsi"/>
          <w:color w:val="000000"/>
          <w:sz w:val="18"/>
          <w:szCs w:val="16"/>
        </w:rPr>
        <w:br w:type="page"/>
      </w:r>
      <w:r w:rsidR="00E46C58">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sidR="00E46C58">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22C17E17" w:rsidR="00741E73" w:rsidRDefault="00741E73" w:rsidP="007069BB">
      <w:pPr>
        <w:pStyle w:val="Heading3"/>
      </w:pPr>
      <w:bookmarkStart w:id="235" w:name="_Toc517560689"/>
      <w:r>
        <w:lastRenderedPageBreak/>
        <w:t>Swagger and RAML</w:t>
      </w:r>
      <w:bookmarkEnd w:id="235"/>
    </w:p>
    <w:p w14:paraId="2C5E8328" w14:textId="4064A353"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del w:id="236" w:author="Paul Marshall" w:date="2018-09-05T16:43:00Z">
        <w:r w:rsidDel="00170D24">
          <w:rPr>
            <w:rFonts w:asciiTheme="majorHAnsi" w:hAnsiTheme="majorHAnsi" w:cstheme="majorHAnsi"/>
            <w:color w:val="000000"/>
            <w:sz w:val="18"/>
            <w:szCs w:val="16"/>
          </w:rPr>
          <w:delText>API contract</w:delText>
        </w:r>
      </w:del>
      <w:ins w:id="237"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s for REST APIs.</w:t>
      </w:r>
    </w:p>
    <w:p w14:paraId="7627823A" w14:textId="6FDA78AC"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del w:id="238" w:author="Paul Marshall" w:date="2018-09-05T16:43:00Z">
        <w:r w:rsidDel="00170D24">
          <w:rPr>
            <w:rFonts w:asciiTheme="majorHAnsi" w:hAnsiTheme="majorHAnsi" w:cstheme="majorHAnsi"/>
            <w:color w:val="000000"/>
            <w:sz w:val="18"/>
            <w:szCs w:val="16"/>
          </w:rPr>
          <w:delText>API contract</w:delText>
        </w:r>
      </w:del>
      <w:ins w:id="239"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 xml:space="preserve">using YAML to define both.  There are some slight differences between the two contract definition </w:t>
      </w:r>
      <w:proofErr w:type="gramStart"/>
      <w:r w:rsidR="002B722E">
        <w:rPr>
          <w:rFonts w:asciiTheme="majorHAnsi" w:hAnsiTheme="majorHAnsi" w:cstheme="majorHAnsi"/>
          <w:color w:val="000000"/>
          <w:sz w:val="18"/>
          <w:szCs w:val="16"/>
        </w:rPr>
        <w:t>languages</w:t>
      </w:r>
      <w:proofErr w:type="gramEnd"/>
      <w:r w:rsidR="002B722E">
        <w:rPr>
          <w:rFonts w:asciiTheme="majorHAnsi" w:hAnsiTheme="majorHAnsi" w:cstheme="majorHAnsi"/>
          <w:color w:val="000000"/>
          <w:sz w:val="18"/>
          <w:szCs w:val="16"/>
        </w:rPr>
        <w:t xml:space="preserve">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240" w:name="_Toc517560690"/>
      <w:r>
        <w:t>Conversions</w:t>
      </w:r>
      <w:bookmarkEnd w:id="240"/>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2B54504D"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w:t>
      </w:r>
      <w:del w:id="241" w:author="Paul Marshall" w:date="2018-09-05T16:43:00Z">
        <w:r w:rsidDel="00170D24">
          <w:rPr>
            <w:rFonts w:asciiTheme="majorHAnsi" w:hAnsiTheme="majorHAnsi" w:cstheme="majorHAnsi"/>
            <w:color w:val="000000"/>
            <w:sz w:val="18"/>
            <w:szCs w:val="16"/>
          </w:rPr>
          <w:delText>API contract</w:delText>
        </w:r>
      </w:del>
      <w:ins w:id="24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243" w:name="_Toc517560691"/>
      <w:r>
        <w:lastRenderedPageBreak/>
        <w:t xml:space="preserve">MuleSoft </w:t>
      </w:r>
      <w:r w:rsidR="00A50507">
        <w:t>Design Center</w:t>
      </w:r>
      <w:bookmarkEnd w:id="243"/>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5C997083"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del w:id="244" w:author="Paul Marshall" w:date="2018-09-05T16:43:00Z">
        <w:r w:rsidR="002E4A06" w:rsidDel="00170D24">
          <w:rPr>
            <w:rFonts w:asciiTheme="majorHAnsi" w:hAnsiTheme="majorHAnsi" w:cstheme="majorHAnsi"/>
            <w:color w:val="000000"/>
            <w:sz w:val="18"/>
            <w:szCs w:val="16"/>
          </w:rPr>
          <w:delText>API contract</w:delText>
        </w:r>
      </w:del>
      <w:ins w:id="245" w:author="Paul Marshall" w:date="2018-09-05T16:43:00Z">
        <w:r w:rsidR="00170D24">
          <w:rPr>
            <w:rFonts w:asciiTheme="majorHAnsi" w:hAnsiTheme="majorHAnsi" w:cstheme="majorHAnsi"/>
            <w:color w:val="000000"/>
            <w:sz w:val="18"/>
            <w:szCs w:val="16"/>
          </w:rPr>
          <w:t>API Contract</w:t>
        </w:r>
      </w:ins>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2AF935BE"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w:t>
      </w:r>
      <w:proofErr w:type="gramStart"/>
      <w:r>
        <w:rPr>
          <w:rFonts w:asciiTheme="majorHAnsi" w:hAnsiTheme="majorHAnsi" w:cstheme="majorHAnsi"/>
          <w:color w:val="000000"/>
          <w:sz w:val="18"/>
          <w:szCs w:val="16"/>
        </w:rPr>
        <w:t>all of</w:t>
      </w:r>
      <w:proofErr w:type="gramEnd"/>
      <w:r>
        <w:rPr>
          <w:rFonts w:asciiTheme="majorHAnsi" w:hAnsiTheme="majorHAnsi" w:cstheme="majorHAnsi"/>
          <w:color w:val="000000"/>
          <w:sz w:val="18"/>
          <w:szCs w:val="16"/>
        </w:rPr>
        <w:t xml:space="preserve"> your </w:t>
      </w:r>
      <w:del w:id="246" w:author="Paul Marshall" w:date="2018-09-05T16:43:00Z">
        <w:r w:rsidDel="00170D24">
          <w:rPr>
            <w:rFonts w:asciiTheme="majorHAnsi" w:hAnsiTheme="majorHAnsi" w:cstheme="majorHAnsi"/>
            <w:color w:val="000000"/>
            <w:sz w:val="18"/>
            <w:szCs w:val="16"/>
          </w:rPr>
          <w:delText>API contract</w:delText>
        </w:r>
      </w:del>
      <w:ins w:id="247"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del w:id="248" w:author="Paul Marshall" w:date="2018-09-05T16:43:00Z">
        <w:r w:rsidR="009372E8" w:rsidDel="00170D24">
          <w:rPr>
            <w:rFonts w:asciiTheme="majorHAnsi" w:hAnsiTheme="majorHAnsi" w:cstheme="majorHAnsi"/>
            <w:color w:val="000000"/>
            <w:sz w:val="18"/>
            <w:szCs w:val="16"/>
          </w:rPr>
          <w:delText>API contract</w:delText>
        </w:r>
      </w:del>
      <w:ins w:id="249" w:author="Paul Marshall" w:date="2018-09-05T16:43:00Z">
        <w:r w:rsidR="00170D24">
          <w:rPr>
            <w:rFonts w:asciiTheme="majorHAnsi" w:hAnsiTheme="majorHAnsi" w:cstheme="majorHAnsi"/>
            <w:color w:val="000000"/>
            <w:sz w:val="18"/>
            <w:szCs w:val="16"/>
          </w:rPr>
          <w:t>API Contract</w:t>
        </w:r>
      </w:ins>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w:t>
      </w:r>
      <w:del w:id="250" w:author="Paul Marshall" w:date="2018-09-05T16:43:00Z">
        <w:r w:rsidR="00A93419" w:rsidDel="00170D24">
          <w:rPr>
            <w:rFonts w:asciiTheme="majorHAnsi" w:hAnsiTheme="majorHAnsi" w:cstheme="majorHAnsi"/>
            <w:color w:val="000000"/>
            <w:sz w:val="18"/>
            <w:szCs w:val="16"/>
          </w:rPr>
          <w:delText>API contract</w:delText>
        </w:r>
      </w:del>
      <w:ins w:id="251" w:author="Paul Marshall" w:date="2018-09-05T16:43:00Z">
        <w:r w:rsidR="00170D24">
          <w:rPr>
            <w:rFonts w:asciiTheme="majorHAnsi" w:hAnsiTheme="majorHAnsi" w:cstheme="majorHAnsi"/>
            <w:color w:val="000000"/>
            <w:sz w:val="18"/>
            <w:szCs w:val="16"/>
          </w:rPr>
          <w:t>API Contract</w:t>
        </w:r>
      </w:ins>
      <w:r w:rsidR="00A93419">
        <w:rPr>
          <w:rFonts w:asciiTheme="majorHAnsi" w:hAnsiTheme="majorHAnsi" w:cstheme="majorHAnsi"/>
          <w:color w:val="000000"/>
          <w:sz w:val="18"/>
          <w:szCs w:val="16"/>
        </w:rPr>
        <w:t xml:space="preserve">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Mulesoft runtimes, and update the API Contract definition inside the Design Center to no longer return mock responses.</w:t>
      </w:r>
    </w:p>
    <w:p w14:paraId="3C97F82D" w14:textId="358F8747"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del w:id="252" w:author="Paul Marshall" w:date="2018-09-05T16:43:00Z">
        <w:r w:rsidDel="00170D24">
          <w:rPr>
            <w:rFonts w:asciiTheme="majorHAnsi" w:hAnsiTheme="majorHAnsi" w:cstheme="majorHAnsi"/>
            <w:color w:val="000000"/>
            <w:sz w:val="18"/>
            <w:szCs w:val="16"/>
          </w:rPr>
          <w:delText>API contract</w:delText>
        </w:r>
      </w:del>
      <w:ins w:id="25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44FFE" w14:textId="77777777" w:rsidR="00795EC4" w:rsidRDefault="00795EC4" w:rsidP="00CB61B5">
      <w:pPr>
        <w:spacing w:after="0" w:line="240" w:lineRule="auto"/>
      </w:pPr>
      <w:r>
        <w:separator/>
      </w:r>
    </w:p>
  </w:endnote>
  <w:endnote w:type="continuationSeparator" w:id="0">
    <w:p w14:paraId="24336D17" w14:textId="77777777" w:rsidR="00795EC4" w:rsidRDefault="00795EC4"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7AC7B" w14:textId="77777777" w:rsidR="00795EC4" w:rsidRDefault="00795EC4" w:rsidP="00CB61B5">
      <w:pPr>
        <w:spacing w:after="0" w:line="240" w:lineRule="auto"/>
      </w:pPr>
      <w:r>
        <w:separator/>
      </w:r>
    </w:p>
  </w:footnote>
  <w:footnote w:type="continuationSeparator" w:id="0">
    <w:p w14:paraId="47807BC6" w14:textId="77777777" w:rsidR="00795EC4" w:rsidRDefault="00795EC4"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9233E"/>
    <w:multiLevelType w:val="hybridMultilevel"/>
    <w:tmpl w:val="835E3BFE"/>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5"/>
  </w:num>
  <w:num w:numId="3">
    <w:abstractNumId w:val="12"/>
  </w:num>
  <w:num w:numId="4">
    <w:abstractNumId w:val="19"/>
  </w:num>
  <w:num w:numId="5">
    <w:abstractNumId w:val="6"/>
  </w:num>
  <w:num w:numId="6">
    <w:abstractNumId w:val="16"/>
  </w:num>
  <w:num w:numId="7">
    <w:abstractNumId w:val="27"/>
  </w:num>
  <w:num w:numId="8">
    <w:abstractNumId w:val="29"/>
  </w:num>
  <w:num w:numId="9">
    <w:abstractNumId w:val="11"/>
  </w:num>
  <w:num w:numId="10">
    <w:abstractNumId w:val="18"/>
  </w:num>
  <w:num w:numId="11">
    <w:abstractNumId w:val="28"/>
  </w:num>
  <w:num w:numId="12">
    <w:abstractNumId w:val="8"/>
  </w:num>
  <w:num w:numId="13">
    <w:abstractNumId w:val="3"/>
  </w:num>
  <w:num w:numId="14">
    <w:abstractNumId w:val="21"/>
  </w:num>
  <w:num w:numId="15">
    <w:abstractNumId w:val="13"/>
  </w:num>
  <w:num w:numId="16">
    <w:abstractNumId w:val="7"/>
  </w:num>
  <w:num w:numId="17">
    <w:abstractNumId w:val="9"/>
  </w:num>
  <w:num w:numId="18">
    <w:abstractNumId w:val="5"/>
  </w:num>
  <w:num w:numId="19">
    <w:abstractNumId w:val="4"/>
  </w:num>
  <w:num w:numId="20">
    <w:abstractNumId w:val="25"/>
  </w:num>
  <w:num w:numId="21">
    <w:abstractNumId w:val="26"/>
  </w:num>
  <w:num w:numId="22">
    <w:abstractNumId w:val="1"/>
  </w:num>
  <w:num w:numId="23">
    <w:abstractNumId w:val="23"/>
  </w:num>
  <w:num w:numId="24">
    <w:abstractNumId w:val="0"/>
  </w:num>
  <w:num w:numId="25">
    <w:abstractNumId w:val="2"/>
  </w:num>
  <w:num w:numId="26">
    <w:abstractNumId w:val="22"/>
  </w:num>
  <w:num w:numId="27">
    <w:abstractNumId w:val="17"/>
  </w:num>
  <w:num w:numId="28">
    <w:abstractNumId w:val="20"/>
  </w:num>
  <w:num w:numId="29">
    <w:abstractNumId w:val="10"/>
  </w:num>
  <w:num w:numId="30">
    <w:abstractNumId w:val="24"/>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5EC4"/>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E4C24"/>
    <w:rsid w:val="00FE5BE8"/>
    <w:rsid w:val="00FF08F0"/>
    <w:rsid w:val="00FF0AE6"/>
    <w:rsid w:val="00FF2C8E"/>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2B089-50DA-4720-A4BE-048D7F5A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9</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256</cp:revision>
  <dcterms:created xsi:type="dcterms:W3CDTF">2018-05-29T12:18:00Z</dcterms:created>
  <dcterms:modified xsi:type="dcterms:W3CDTF">2018-09-05T20:49:00Z</dcterms:modified>
</cp:coreProperties>
</file>