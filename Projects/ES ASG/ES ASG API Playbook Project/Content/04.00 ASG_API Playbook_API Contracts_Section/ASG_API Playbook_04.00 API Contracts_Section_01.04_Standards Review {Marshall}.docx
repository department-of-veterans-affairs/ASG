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A2D07" w14:textId="55F281CC" w:rsidR="00741E73" w:rsidRDefault="00741E73" w:rsidP="00E45F3D">
      <w:pPr>
        <w:pStyle w:val="Heading1"/>
      </w:pPr>
      <w:bookmarkStart w:id="0" w:name="_Toc517560684"/>
      <w:r>
        <w:t>API Contracts</w:t>
      </w:r>
      <w:bookmarkEnd w:id="0"/>
    </w:p>
    <w:p w14:paraId="3F667A67" w14:textId="1E9224DB" w:rsidR="00C80837" w:rsidRPr="004C01CE" w:rsidRDefault="004C01CE" w:rsidP="00432A1C">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An </w:t>
      </w:r>
      <w:del w:id="1" w:author="Paul Marshall" w:date="2018-09-05T16:43:00Z">
        <w:r w:rsidDel="00170D24">
          <w:rPr>
            <w:rFonts w:asciiTheme="majorHAnsi" w:hAnsiTheme="majorHAnsi" w:cstheme="majorHAnsi"/>
            <w:color w:val="000000"/>
            <w:sz w:val="18"/>
            <w:szCs w:val="16"/>
          </w:rPr>
          <w:delText>API contract</w:delText>
        </w:r>
      </w:del>
      <w:ins w:id="2" w:author="Paul Marshall" w:date="2018-09-05T16:43:00Z">
        <w:r w:rsidR="00170D24">
          <w:rPr>
            <w:rFonts w:asciiTheme="majorHAnsi" w:hAnsiTheme="majorHAnsi" w:cstheme="majorHAnsi"/>
            <w:color w:val="000000"/>
            <w:sz w:val="18"/>
            <w:szCs w:val="16"/>
          </w:rPr>
          <w:t>API Contract</w:t>
        </w:r>
      </w:ins>
      <w:r w:rsidR="00DC21FC">
        <w:rPr>
          <w:rFonts w:asciiTheme="majorHAnsi" w:hAnsiTheme="majorHAnsi" w:cstheme="majorHAnsi"/>
          <w:color w:val="000000"/>
          <w:sz w:val="18"/>
          <w:szCs w:val="16"/>
        </w:rPr>
        <w:t xml:space="preserve"> is a definition of how API services </w:t>
      </w:r>
      <w:r w:rsidR="006B3220">
        <w:rPr>
          <w:rFonts w:asciiTheme="majorHAnsi" w:hAnsiTheme="majorHAnsi" w:cstheme="majorHAnsi"/>
          <w:color w:val="000000"/>
          <w:sz w:val="18"/>
          <w:szCs w:val="16"/>
        </w:rPr>
        <w:t>are to be consumed</w:t>
      </w:r>
      <w:del w:id="3" w:author="Paul Marshall" w:date="2018-09-05T09:50:00Z">
        <w:r w:rsidR="006B3220" w:rsidDel="001B3246">
          <w:rPr>
            <w:rFonts w:asciiTheme="majorHAnsi" w:hAnsiTheme="majorHAnsi" w:cstheme="majorHAnsi"/>
            <w:color w:val="000000"/>
            <w:sz w:val="18"/>
            <w:szCs w:val="16"/>
          </w:rPr>
          <w:delText xml:space="preserve"> by the API consumers</w:delText>
        </w:r>
      </w:del>
      <w:r w:rsidR="006B3220">
        <w:rPr>
          <w:rFonts w:asciiTheme="majorHAnsi" w:hAnsiTheme="majorHAnsi" w:cstheme="majorHAnsi"/>
          <w:color w:val="000000"/>
          <w:sz w:val="18"/>
          <w:szCs w:val="16"/>
        </w:rPr>
        <w:t xml:space="preserve">.  </w:t>
      </w:r>
      <w:r w:rsidR="009A6275">
        <w:rPr>
          <w:rFonts w:asciiTheme="majorHAnsi" w:hAnsiTheme="majorHAnsi" w:cstheme="majorHAnsi"/>
          <w:color w:val="000000"/>
          <w:sz w:val="18"/>
          <w:szCs w:val="16"/>
        </w:rPr>
        <w:t xml:space="preserve">In the first stages of API development, as instructed in previous Section 2.1, Development Lifecycle, an </w:t>
      </w:r>
      <w:del w:id="4" w:author="Paul Marshall" w:date="2018-09-05T16:43:00Z">
        <w:r w:rsidR="009A6275" w:rsidDel="00170D24">
          <w:rPr>
            <w:rFonts w:asciiTheme="majorHAnsi" w:hAnsiTheme="majorHAnsi" w:cstheme="majorHAnsi"/>
            <w:color w:val="000000"/>
            <w:sz w:val="18"/>
            <w:szCs w:val="16"/>
          </w:rPr>
          <w:delText>API contract</w:delText>
        </w:r>
      </w:del>
      <w:ins w:id="5" w:author="Paul Marshall" w:date="2018-09-05T16:43:00Z">
        <w:r w:rsidR="00170D24">
          <w:rPr>
            <w:rFonts w:asciiTheme="majorHAnsi" w:hAnsiTheme="majorHAnsi" w:cstheme="majorHAnsi"/>
            <w:color w:val="000000"/>
            <w:sz w:val="18"/>
            <w:szCs w:val="16"/>
          </w:rPr>
          <w:t>API Contract</w:t>
        </w:r>
      </w:ins>
      <w:r w:rsidR="009A6275">
        <w:rPr>
          <w:rFonts w:asciiTheme="majorHAnsi" w:hAnsiTheme="majorHAnsi" w:cstheme="majorHAnsi"/>
          <w:color w:val="000000"/>
          <w:sz w:val="18"/>
          <w:szCs w:val="16"/>
        </w:rPr>
        <w:t xml:space="preserve"> is to be </w:t>
      </w:r>
      <w:del w:id="6" w:author="Paul Marshall" w:date="2018-09-05T09:59:00Z">
        <w:r w:rsidR="009A6275" w:rsidDel="004B14A8">
          <w:rPr>
            <w:rFonts w:asciiTheme="majorHAnsi" w:hAnsiTheme="majorHAnsi" w:cstheme="majorHAnsi"/>
            <w:color w:val="000000"/>
            <w:sz w:val="18"/>
            <w:szCs w:val="16"/>
          </w:rPr>
          <w:delText>drawn up</w:delText>
        </w:r>
      </w:del>
      <w:ins w:id="7" w:author="Paul Marshall" w:date="2018-09-05T09:59:00Z">
        <w:r w:rsidR="004B14A8">
          <w:rPr>
            <w:rFonts w:asciiTheme="majorHAnsi" w:hAnsiTheme="majorHAnsi" w:cstheme="majorHAnsi"/>
            <w:color w:val="000000"/>
            <w:sz w:val="18"/>
            <w:szCs w:val="16"/>
          </w:rPr>
          <w:t>developed</w:t>
        </w:r>
      </w:ins>
      <w:r w:rsidR="00596E5D">
        <w:rPr>
          <w:rFonts w:asciiTheme="majorHAnsi" w:hAnsiTheme="majorHAnsi" w:cstheme="majorHAnsi"/>
          <w:color w:val="000000"/>
          <w:sz w:val="18"/>
          <w:szCs w:val="16"/>
        </w:rPr>
        <w:t xml:space="preserve"> between the API provider and API consumer.  </w:t>
      </w:r>
      <w:r w:rsidRPr="004C01CE">
        <w:rPr>
          <w:rFonts w:asciiTheme="majorHAnsi" w:hAnsiTheme="majorHAnsi" w:cstheme="majorHAnsi"/>
          <w:color w:val="000000"/>
          <w:sz w:val="18"/>
          <w:szCs w:val="16"/>
        </w:rPr>
        <w:t xml:space="preserve">Creating </w:t>
      </w:r>
      <w:r w:rsidR="00596E5D">
        <w:rPr>
          <w:rFonts w:asciiTheme="majorHAnsi" w:hAnsiTheme="majorHAnsi" w:cstheme="majorHAnsi"/>
          <w:color w:val="000000"/>
          <w:sz w:val="18"/>
          <w:szCs w:val="16"/>
        </w:rPr>
        <w:t xml:space="preserve">such an </w:t>
      </w:r>
      <w:del w:id="8" w:author="Paul Marshall" w:date="2018-09-05T16:43:00Z">
        <w:r w:rsidR="00596E5D" w:rsidDel="00170D24">
          <w:rPr>
            <w:rFonts w:asciiTheme="majorHAnsi" w:hAnsiTheme="majorHAnsi" w:cstheme="majorHAnsi"/>
            <w:color w:val="000000"/>
            <w:sz w:val="18"/>
            <w:szCs w:val="16"/>
          </w:rPr>
          <w:delText>API contract</w:delText>
        </w:r>
      </w:del>
      <w:ins w:id="9" w:author="Paul Marshall" w:date="2018-09-05T16:43:00Z">
        <w:r w:rsidR="00170D24">
          <w:rPr>
            <w:rFonts w:asciiTheme="majorHAnsi" w:hAnsiTheme="majorHAnsi" w:cstheme="majorHAnsi"/>
            <w:color w:val="000000"/>
            <w:sz w:val="18"/>
            <w:szCs w:val="16"/>
          </w:rPr>
          <w:t>API Contract</w:t>
        </w:r>
      </w:ins>
      <w:r w:rsidR="00596E5D">
        <w:rPr>
          <w:rFonts w:asciiTheme="majorHAnsi" w:hAnsiTheme="majorHAnsi" w:cstheme="majorHAnsi"/>
          <w:color w:val="000000"/>
          <w:sz w:val="18"/>
          <w:szCs w:val="16"/>
        </w:rPr>
        <w:t xml:space="preserve"> (or service</w:t>
      </w:r>
      <w:r w:rsidRPr="004C01CE">
        <w:rPr>
          <w:rFonts w:asciiTheme="majorHAnsi" w:hAnsiTheme="majorHAnsi" w:cstheme="majorHAnsi"/>
          <w:color w:val="000000"/>
          <w:sz w:val="18"/>
          <w:szCs w:val="16"/>
        </w:rPr>
        <w:t xml:space="preserve"> definition</w:t>
      </w:r>
      <w:r w:rsidR="00596E5D">
        <w:rPr>
          <w:rFonts w:asciiTheme="majorHAnsi" w:hAnsiTheme="majorHAnsi" w:cstheme="majorHAnsi"/>
          <w:color w:val="000000"/>
          <w:sz w:val="18"/>
          <w:szCs w:val="16"/>
        </w:rPr>
        <w:t>)</w:t>
      </w:r>
      <w:r w:rsidRPr="004C01CE">
        <w:rPr>
          <w:rFonts w:asciiTheme="majorHAnsi" w:hAnsiTheme="majorHAnsi" w:cstheme="majorHAnsi"/>
          <w:color w:val="000000"/>
          <w:sz w:val="18"/>
          <w:szCs w:val="16"/>
        </w:rPr>
        <w:t xml:space="preserve"> is an important</w:t>
      </w:r>
      <w:r w:rsidR="00596E5D">
        <w:rPr>
          <w:rFonts w:asciiTheme="majorHAnsi" w:hAnsiTheme="majorHAnsi" w:cstheme="majorHAnsi"/>
          <w:color w:val="000000"/>
          <w:sz w:val="18"/>
          <w:szCs w:val="16"/>
        </w:rPr>
        <w:t xml:space="preserve"> initial</w:t>
      </w:r>
      <w:r w:rsidRPr="004C01CE">
        <w:rPr>
          <w:rFonts w:asciiTheme="majorHAnsi" w:hAnsiTheme="majorHAnsi" w:cstheme="majorHAnsi"/>
          <w:color w:val="000000"/>
          <w:sz w:val="18"/>
          <w:szCs w:val="16"/>
        </w:rPr>
        <w:t xml:space="preserve"> step in API development that is often overlooked. API definitions (sometimes referred to as API specifications) are designed to provide a format for describing APIs that is </w:t>
      </w:r>
      <w:ins w:id="10" w:author="Paul Marshall" w:date="2018-09-05T10:00:00Z">
        <w:r w:rsidR="004B14A8">
          <w:rPr>
            <w:rFonts w:asciiTheme="majorHAnsi" w:hAnsiTheme="majorHAnsi" w:cstheme="majorHAnsi"/>
            <w:color w:val="000000"/>
            <w:sz w:val="18"/>
            <w:szCs w:val="16"/>
          </w:rPr>
          <w:t xml:space="preserve">both human and machine </w:t>
        </w:r>
      </w:ins>
      <w:r w:rsidRPr="004C01CE">
        <w:rPr>
          <w:rFonts w:asciiTheme="majorHAnsi" w:hAnsiTheme="majorHAnsi" w:cstheme="majorHAnsi"/>
          <w:color w:val="000000"/>
          <w:sz w:val="18"/>
          <w:szCs w:val="16"/>
        </w:rPr>
        <w:t>readable</w:t>
      </w:r>
      <w:del w:id="11" w:author="Paul Marshall" w:date="2018-09-05T10:00:00Z">
        <w:r w:rsidRPr="004C01CE" w:rsidDel="004B14A8">
          <w:rPr>
            <w:rFonts w:asciiTheme="majorHAnsi" w:hAnsiTheme="majorHAnsi" w:cstheme="majorHAnsi"/>
            <w:color w:val="000000"/>
            <w:sz w:val="18"/>
            <w:szCs w:val="16"/>
          </w:rPr>
          <w:delText xml:space="preserve"> by </w:delText>
        </w:r>
        <w:r w:rsidR="00E71DC3" w:rsidDel="004B14A8">
          <w:rPr>
            <w:rFonts w:asciiTheme="majorHAnsi" w:hAnsiTheme="majorHAnsi" w:cstheme="majorHAnsi"/>
            <w:color w:val="000000"/>
            <w:sz w:val="18"/>
            <w:szCs w:val="16"/>
          </w:rPr>
          <w:delText>both humans and machines</w:delText>
        </w:r>
      </w:del>
      <w:r w:rsidRPr="004C01CE">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C01CE">
        <w:rPr>
          <w:rFonts w:asciiTheme="majorHAnsi" w:hAnsiTheme="majorHAnsi" w:cstheme="majorHAnsi"/>
          <w:color w:val="000000"/>
          <w:sz w:val="18"/>
          <w:szCs w:val="16"/>
        </w:rPr>
        <w:t>They are language-agnostic</w:t>
      </w:r>
      <w:r w:rsidR="00E71DC3">
        <w:rPr>
          <w:rFonts w:asciiTheme="majorHAnsi" w:hAnsiTheme="majorHAnsi" w:cstheme="majorHAnsi"/>
          <w:color w:val="000000"/>
          <w:sz w:val="18"/>
          <w:szCs w:val="16"/>
        </w:rPr>
        <w:t xml:space="preserve"> and commonly based on</w:t>
      </w:r>
      <w:r w:rsidR="004D657B">
        <w:rPr>
          <w:rFonts w:asciiTheme="majorHAnsi" w:hAnsiTheme="majorHAnsi" w:cstheme="majorHAnsi"/>
          <w:color w:val="000000"/>
          <w:sz w:val="18"/>
          <w:szCs w:val="16"/>
        </w:rPr>
        <w:t xml:space="preserve"> a widely agreed-upon format</w:t>
      </w:r>
      <w:ins w:id="12" w:author="Paul Marshall" w:date="2018-09-05T10:00:00Z">
        <w:r w:rsidR="004B14A8">
          <w:rPr>
            <w:rFonts w:asciiTheme="majorHAnsi" w:hAnsiTheme="majorHAnsi" w:cstheme="majorHAnsi"/>
            <w:color w:val="000000"/>
            <w:sz w:val="18"/>
            <w:szCs w:val="16"/>
          </w:rPr>
          <w:t>,</w:t>
        </w:r>
      </w:ins>
      <w:r w:rsidR="004D657B">
        <w:rPr>
          <w:rFonts w:asciiTheme="majorHAnsi" w:hAnsiTheme="majorHAnsi" w:cstheme="majorHAnsi"/>
          <w:color w:val="000000"/>
          <w:sz w:val="18"/>
          <w:szCs w:val="16"/>
        </w:rPr>
        <w:t xml:space="preserve"> such as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4D657B">
        <w:rPr>
          <w:rFonts w:asciiTheme="majorHAnsi" w:hAnsiTheme="majorHAnsi" w:cstheme="majorHAnsi"/>
          <w:color w:val="000000"/>
          <w:sz w:val="18"/>
          <w:szCs w:val="16"/>
        </w:rPr>
        <w:t xml:space="preserve"> (</w:t>
      </w:r>
      <w:ins w:id="13" w:author="Paul Marshall" w:date="2018-09-05T10:00:00Z">
        <w:r w:rsidR="004B14A8">
          <w:rPr>
            <w:rFonts w:asciiTheme="majorHAnsi" w:hAnsiTheme="majorHAnsi" w:cstheme="majorHAnsi"/>
            <w:color w:val="000000"/>
            <w:sz w:val="18"/>
            <w:szCs w:val="16"/>
          </w:rPr>
          <w:t xml:space="preserve">i.e. </w:t>
        </w:r>
      </w:ins>
      <w:del w:id="14" w:author="Paul Marshall" w:date="2018-09-05T10:00:00Z">
        <w:r w:rsidR="004D657B" w:rsidDel="004B14A8">
          <w:rPr>
            <w:rFonts w:asciiTheme="majorHAnsi" w:hAnsiTheme="majorHAnsi" w:cstheme="majorHAnsi"/>
            <w:color w:val="000000"/>
            <w:sz w:val="18"/>
            <w:szCs w:val="16"/>
          </w:rPr>
          <w:delText xml:space="preserve">aka </w:delText>
        </w:r>
      </w:del>
      <w:r w:rsidR="004D657B">
        <w:rPr>
          <w:rFonts w:asciiTheme="majorHAnsi" w:hAnsiTheme="majorHAnsi" w:cstheme="majorHAnsi"/>
          <w:color w:val="000000"/>
          <w:sz w:val="18"/>
          <w:szCs w:val="16"/>
        </w:rPr>
        <w:t>Swagger)</w:t>
      </w:r>
      <w:r w:rsidR="00C80837">
        <w:rPr>
          <w:rFonts w:asciiTheme="majorHAnsi" w:hAnsiTheme="majorHAnsi" w:cstheme="majorHAnsi"/>
          <w:color w:val="000000"/>
          <w:sz w:val="18"/>
          <w:szCs w:val="16"/>
        </w:rPr>
        <w:t xml:space="preserve">, WSDL (in </w:t>
      </w:r>
      <w:ins w:id="15" w:author="Paul Marshall" w:date="2018-09-05T10:00:00Z">
        <w:r w:rsidR="004B14A8">
          <w:rPr>
            <w:rFonts w:asciiTheme="majorHAnsi" w:hAnsiTheme="majorHAnsi" w:cstheme="majorHAnsi"/>
            <w:color w:val="000000"/>
            <w:sz w:val="18"/>
            <w:szCs w:val="16"/>
          </w:rPr>
          <w:t>the</w:t>
        </w:r>
      </w:ins>
      <w:del w:id="16" w:author="Paul Marshall" w:date="2018-09-05T10:00:00Z">
        <w:r w:rsidR="00C80837" w:rsidDel="004B14A8">
          <w:rPr>
            <w:rFonts w:asciiTheme="majorHAnsi" w:hAnsiTheme="majorHAnsi" w:cstheme="majorHAnsi"/>
            <w:color w:val="000000"/>
            <w:sz w:val="18"/>
            <w:szCs w:val="16"/>
          </w:rPr>
          <w:delText>a</w:delText>
        </w:r>
      </w:del>
      <w:r w:rsidR="00C80837">
        <w:rPr>
          <w:rFonts w:asciiTheme="majorHAnsi" w:hAnsiTheme="majorHAnsi" w:cstheme="majorHAnsi"/>
          <w:color w:val="000000"/>
          <w:sz w:val="18"/>
          <w:szCs w:val="16"/>
        </w:rPr>
        <w:t xml:space="preserve"> case of SOAP services), or RAML</w:t>
      </w:r>
      <w:r w:rsidRPr="004C01CE">
        <w:rPr>
          <w:rFonts w:asciiTheme="majorHAnsi" w:hAnsiTheme="majorHAnsi" w:cstheme="majorHAnsi"/>
          <w:color w:val="000000"/>
          <w:sz w:val="18"/>
          <w:szCs w:val="16"/>
        </w:rPr>
        <w:t>. </w:t>
      </w:r>
    </w:p>
    <w:p w14:paraId="34496644" w14:textId="6A0C990F" w:rsidR="00013B7D" w:rsidRDefault="00432A1C" w:rsidP="007D57E0">
      <w:pPr>
        <w:spacing w:before="240" w:after="240" w:line="240" w:lineRule="auto"/>
        <w:rPr>
          <w:rFonts w:asciiTheme="majorHAnsi" w:hAnsiTheme="majorHAnsi" w:cstheme="majorHAnsi"/>
          <w:color w:val="000000"/>
          <w:sz w:val="18"/>
          <w:szCs w:val="16"/>
        </w:rPr>
      </w:pPr>
      <w:r w:rsidRPr="00432A1C">
        <w:rPr>
          <w:rFonts w:asciiTheme="majorHAnsi" w:hAnsiTheme="majorHAnsi" w:cstheme="majorHAnsi"/>
          <w:color w:val="000000"/>
          <w:sz w:val="18"/>
          <w:szCs w:val="16"/>
        </w:rPr>
        <w:t>One of the most important aspects of microservices</w:t>
      </w:r>
      <w:r w:rsidR="006669E7">
        <w:rPr>
          <w:rFonts w:asciiTheme="majorHAnsi" w:hAnsiTheme="majorHAnsi" w:cstheme="majorHAnsi"/>
          <w:color w:val="000000"/>
          <w:sz w:val="18"/>
          <w:szCs w:val="16"/>
        </w:rPr>
        <w:t xml:space="preserve"> architecture</w:t>
      </w:r>
      <w:r w:rsidRPr="00432A1C">
        <w:rPr>
          <w:rFonts w:asciiTheme="majorHAnsi" w:hAnsiTheme="majorHAnsi" w:cstheme="majorHAnsi"/>
          <w:color w:val="000000"/>
          <w:sz w:val="18"/>
          <w:szCs w:val="16"/>
        </w:rPr>
        <w:t xml:space="preserve"> is the ability to deploy microservices independent</w:t>
      </w:r>
      <w:r w:rsidR="006669E7">
        <w:rPr>
          <w:rFonts w:asciiTheme="majorHAnsi" w:hAnsiTheme="majorHAnsi" w:cstheme="majorHAnsi"/>
          <w:color w:val="000000"/>
          <w:sz w:val="18"/>
          <w:szCs w:val="16"/>
        </w:rPr>
        <w:t>ly</w:t>
      </w:r>
      <w:r w:rsidRPr="00432A1C">
        <w:rPr>
          <w:rFonts w:asciiTheme="majorHAnsi" w:hAnsiTheme="majorHAnsi" w:cstheme="majorHAnsi"/>
          <w:color w:val="000000"/>
          <w:sz w:val="18"/>
          <w:szCs w:val="16"/>
        </w:rPr>
        <w:t xml:space="preserve"> of one another.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To achieve </w:t>
      </w:r>
      <w:r w:rsidR="006669E7">
        <w:rPr>
          <w:rFonts w:asciiTheme="majorHAnsi" w:hAnsiTheme="majorHAnsi" w:cstheme="majorHAnsi"/>
          <w:color w:val="000000"/>
          <w:sz w:val="18"/>
          <w:szCs w:val="16"/>
        </w:rPr>
        <w:t>such microservice</w:t>
      </w:r>
      <w:r w:rsidRPr="00432A1C">
        <w:rPr>
          <w:rFonts w:asciiTheme="majorHAnsi" w:hAnsiTheme="majorHAnsi" w:cstheme="majorHAnsi"/>
          <w:color w:val="000000"/>
          <w:sz w:val="18"/>
          <w:szCs w:val="16"/>
        </w:rPr>
        <w:t xml:space="preserve"> independence, each microservice must provide a </w:t>
      </w:r>
      <w:r w:rsidRPr="00432A1C">
        <w:rPr>
          <w:rFonts w:asciiTheme="majorHAnsi" w:hAnsiTheme="majorHAnsi" w:cstheme="majorHAnsi"/>
          <w:b/>
          <w:color w:val="000000"/>
          <w:sz w:val="18"/>
          <w:szCs w:val="16"/>
          <w:u w:val="single"/>
        </w:rPr>
        <w:t>versioned, well-defined contract</w:t>
      </w:r>
      <w:r w:rsidRPr="00432A1C">
        <w:rPr>
          <w:rFonts w:asciiTheme="majorHAnsi" w:hAnsiTheme="majorHAnsi" w:cstheme="majorHAnsi"/>
          <w:color w:val="000000"/>
          <w:sz w:val="18"/>
          <w:szCs w:val="16"/>
        </w:rPr>
        <w:t xml:space="preserve"> to its </w:t>
      </w:r>
      <w:r w:rsidR="006669E7">
        <w:rPr>
          <w:rFonts w:asciiTheme="majorHAnsi" w:hAnsiTheme="majorHAnsi" w:cstheme="majorHAnsi"/>
          <w:color w:val="000000"/>
          <w:sz w:val="18"/>
          <w:szCs w:val="16"/>
        </w:rPr>
        <w:t>consumers</w:t>
      </w:r>
      <w:r w:rsidRPr="00432A1C">
        <w:rPr>
          <w:rFonts w:asciiTheme="majorHAnsi" w:hAnsiTheme="majorHAnsi" w:cstheme="majorHAnsi"/>
          <w:color w:val="000000"/>
          <w:sz w:val="18"/>
          <w:szCs w:val="16"/>
        </w:rPr>
        <w:t xml:space="preserve">. </w:t>
      </w:r>
      <w:r w:rsidR="006669E7">
        <w:rPr>
          <w:rFonts w:asciiTheme="majorHAnsi" w:hAnsiTheme="majorHAnsi" w:cstheme="majorHAnsi"/>
          <w:color w:val="000000"/>
          <w:sz w:val="18"/>
          <w:szCs w:val="16"/>
        </w:rPr>
        <w:t xml:space="preserve"> </w:t>
      </w:r>
      <w:r w:rsidRPr="00432A1C">
        <w:rPr>
          <w:rFonts w:asciiTheme="majorHAnsi" w:hAnsiTheme="majorHAnsi" w:cstheme="majorHAnsi"/>
          <w:color w:val="000000"/>
          <w:sz w:val="18"/>
          <w:szCs w:val="16"/>
        </w:rPr>
        <w:t xml:space="preserve">Each service must not break these versioned contracts until it's known that no other </w:t>
      </w:r>
      <w:r w:rsidR="007D57E0">
        <w:rPr>
          <w:rFonts w:asciiTheme="majorHAnsi" w:hAnsiTheme="majorHAnsi" w:cstheme="majorHAnsi"/>
          <w:color w:val="000000"/>
          <w:sz w:val="18"/>
          <w:szCs w:val="16"/>
        </w:rPr>
        <w:t>service consumer</w:t>
      </w:r>
      <w:r w:rsidRPr="00432A1C">
        <w:rPr>
          <w:rFonts w:asciiTheme="majorHAnsi" w:hAnsiTheme="majorHAnsi" w:cstheme="majorHAnsi"/>
          <w:color w:val="000000"/>
          <w:sz w:val="18"/>
          <w:szCs w:val="16"/>
        </w:rPr>
        <w:t xml:space="preserve"> relies on a particular, versioned contract.</w:t>
      </w:r>
    </w:p>
    <w:p w14:paraId="0058B8EF" w14:textId="679C9B21" w:rsidR="007D57E0" w:rsidRDefault="007D57E0" w:rsidP="007D57E0">
      <w:p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Therefore, the following architecture aspects are critical when thinking about </w:t>
      </w:r>
      <w:del w:id="17" w:author="Paul Marshall" w:date="2018-09-05T16:43:00Z">
        <w:r w:rsidDel="00170D24">
          <w:rPr>
            <w:rFonts w:asciiTheme="majorHAnsi" w:hAnsiTheme="majorHAnsi" w:cstheme="majorHAnsi"/>
            <w:color w:val="000000"/>
            <w:sz w:val="18"/>
            <w:szCs w:val="16"/>
          </w:rPr>
          <w:delText>API contract</w:delText>
        </w:r>
      </w:del>
      <w:ins w:id="1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design:</w:t>
      </w:r>
    </w:p>
    <w:p w14:paraId="6E12BB84" w14:textId="7DF83C51" w:rsidR="007D57E0" w:rsidRDefault="007D57E0"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Create the </w:t>
      </w:r>
      <w:del w:id="19" w:author="Paul Marshall" w:date="2018-09-05T16:43:00Z">
        <w:r w:rsidDel="00170D24">
          <w:rPr>
            <w:rFonts w:asciiTheme="majorHAnsi" w:hAnsiTheme="majorHAnsi" w:cstheme="majorHAnsi"/>
            <w:color w:val="000000"/>
            <w:sz w:val="18"/>
            <w:szCs w:val="16"/>
          </w:rPr>
          <w:delText>API contract</w:delText>
        </w:r>
      </w:del>
      <w:ins w:id="2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early</w:t>
      </w:r>
      <w:del w:id="21" w:author="Paul Marshall" w:date="2018-09-05T10:02:00Z">
        <w:r w:rsidDel="009B7225">
          <w:rPr>
            <w:rFonts w:asciiTheme="majorHAnsi" w:hAnsiTheme="majorHAnsi" w:cstheme="majorHAnsi"/>
            <w:color w:val="000000"/>
            <w:sz w:val="18"/>
            <w:szCs w:val="16"/>
          </w:rPr>
          <w:delText xml:space="preserve"> on</w:delText>
        </w:r>
      </w:del>
      <w:r>
        <w:rPr>
          <w:rFonts w:asciiTheme="majorHAnsi" w:hAnsiTheme="majorHAnsi" w:cstheme="majorHAnsi"/>
          <w:color w:val="000000"/>
          <w:sz w:val="18"/>
          <w:szCs w:val="16"/>
        </w:rPr>
        <w:t xml:space="preserve"> in your design </w:t>
      </w:r>
      <w:r w:rsidR="000E52A6">
        <w:rPr>
          <w:rFonts w:asciiTheme="majorHAnsi" w:hAnsiTheme="majorHAnsi" w:cstheme="majorHAnsi"/>
          <w:color w:val="000000"/>
          <w:sz w:val="18"/>
          <w:szCs w:val="16"/>
        </w:rPr>
        <w:t>of the microservice or an API service</w:t>
      </w:r>
    </w:p>
    <w:p w14:paraId="2BB61F45" w14:textId="372EEEE1" w:rsidR="000E52A6" w:rsidRDefault="000E52A6"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Define </w:t>
      </w:r>
      <w:ins w:id="22" w:author="Paul Marshall" w:date="2018-09-05T10:04:00Z">
        <w:r w:rsidR="009B7225">
          <w:rPr>
            <w:rFonts w:asciiTheme="majorHAnsi" w:hAnsiTheme="majorHAnsi" w:cstheme="majorHAnsi"/>
            <w:color w:val="000000"/>
            <w:sz w:val="18"/>
            <w:szCs w:val="16"/>
          </w:rPr>
          <w:t xml:space="preserve">an </w:t>
        </w:r>
      </w:ins>
      <w:del w:id="23" w:author="Paul Marshall" w:date="2018-09-05T16:43:00Z">
        <w:r w:rsidDel="00170D24">
          <w:rPr>
            <w:rFonts w:asciiTheme="majorHAnsi" w:hAnsiTheme="majorHAnsi" w:cstheme="majorHAnsi"/>
            <w:color w:val="000000"/>
            <w:sz w:val="18"/>
            <w:szCs w:val="16"/>
          </w:rPr>
          <w:delText>API contract</w:delText>
        </w:r>
      </w:del>
      <w:ins w:id="2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format and adherence to a </w:t>
      </w:r>
      <w:proofErr w:type="gramStart"/>
      <w:r>
        <w:rPr>
          <w:rFonts w:asciiTheme="majorHAnsi" w:hAnsiTheme="majorHAnsi" w:cstheme="majorHAnsi"/>
          <w:color w:val="000000"/>
          <w:sz w:val="18"/>
          <w:szCs w:val="16"/>
        </w:rPr>
        <w:t>particular well-established</w:t>
      </w:r>
      <w:proofErr w:type="gramEnd"/>
      <w:r>
        <w:rPr>
          <w:rFonts w:asciiTheme="majorHAnsi" w:hAnsiTheme="majorHAnsi" w:cstheme="majorHAnsi"/>
          <w:color w:val="000000"/>
          <w:sz w:val="18"/>
          <w:szCs w:val="16"/>
        </w:rPr>
        <w:t xml:space="preserve"> contract </w:t>
      </w:r>
      <w:r w:rsidR="00B73CB4">
        <w:rPr>
          <w:rFonts w:asciiTheme="majorHAnsi" w:hAnsiTheme="majorHAnsi" w:cstheme="majorHAnsi"/>
          <w:color w:val="000000"/>
          <w:sz w:val="18"/>
          <w:szCs w:val="16"/>
        </w:rPr>
        <w:t xml:space="preserve">standard, such as </w:t>
      </w:r>
      <w:proofErr w:type="spellStart"/>
      <w:r w:rsidR="00B73CB4">
        <w:rPr>
          <w:rFonts w:asciiTheme="majorHAnsi" w:hAnsiTheme="majorHAnsi" w:cstheme="majorHAnsi"/>
          <w:color w:val="000000"/>
          <w:sz w:val="18"/>
          <w:szCs w:val="16"/>
        </w:rPr>
        <w:t>OpenAPI</w:t>
      </w:r>
      <w:proofErr w:type="spellEnd"/>
      <w:r w:rsidR="00B73CB4">
        <w:rPr>
          <w:rFonts w:asciiTheme="majorHAnsi" w:hAnsiTheme="majorHAnsi" w:cstheme="majorHAnsi"/>
          <w:color w:val="000000"/>
          <w:sz w:val="18"/>
          <w:szCs w:val="16"/>
        </w:rPr>
        <w:t>, WSDL, or RAML</w:t>
      </w:r>
    </w:p>
    <w:p w14:paraId="7CAF4AAC" w14:textId="1E8F0688" w:rsidR="00B73CB4" w:rsidRDefault="00B73CB4"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Version </w:t>
      </w:r>
      <w:del w:id="25" w:author="Paul Marshall" w:date="2018-09-05T10:04:00Z">
        <w:r w:rsidDel="009B7225">
          <w:rPr>
            <w:rFonts w:asciiTheme="majorHAnsi" w:hAnsiTheme="majorHAnsi" w:cstheme="majorHAnsi"/>
            <w:color w:val="000000"/>
            <w:sz w:val="18"/>
            <w:szCs w:val="16"/>
          </w:rPr>
          <w:delText xml:space="preserve">your </w:delText>
        </w:r>
      </w:del>
      <w:ins w:id="26" w:author="Paul Marshall" w:date="2018-09-05T10:04:00Z">
        <w:r w:rsidR="009B7225">
          <w:rPr>
            <w:rFonts w:asciiTheme="majorHAnsi" w:hAnsiTheme="majorHAnsi" w:cstheme="majorHAnsi"/>
            <w:color w:val="000000"/>
            <w:sz w:val="18"/>
            <w:szCs w:val="16"/>
          </w:rPr>
          <w:t xml:space="preserve">each </w:t>
        </w:r>
      </w:ins>
      <w:del w:id="27" w:author="Paul Marshall" w:date="2018-09-05T16:43:00Z">
        <w:r w:rsidDel="00170D24">
          <w:rPr>
            <w:rFonts w:asciiTheme="majorHAnsi" w:hAnsiTheme="majorHAnsi" w:cstheme="majorHAnsi"/>
            <w:color w:val="000000"/>
            <w:sz w:val="18"/>
            <w:szCs w:val="16"/>
          </w:rPr>
          <w:delText>API contract</w:delText>
        </w:r>
      </w:del>
      <w:ins w:id="2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r w:rsidR="0041663B">
        <w:rPr>
          <w:rFonts w:asciiTheme="majorHAnsi" w:hAnsiTheme="majorHAnsi" w:cstheme="majorHAnsi"/>
          <w:color w:val="000000"/>
          <w:sz w:val="18"/>
          <w:szCs w:val="16"/>
        </w:rPr>
        <w:t xml:space="preserve">and notify </w:t>
      </w:r>
      <w:del w:id="29" w:author="Paul Marshall" w:date="2018-09-05T10:04:00Z">
        <w:r w:rsidR="0041663B" w:rsidDel="009B7225">
          <w:rPr>
            <w:rFonts w:asciiTheme="majorHAnsi" w:hAnsiTheme="majorHAnsi" w:cstheme="majorHAnsi"/>
            <w:color w:val="000000"/>
            <w:sz w:val="18"/>
            <w:szCs w:val="16"/>
          </w:rPr>
          <w:delText xml:space="preserve">your </w:delText>
        </w:r>
      </w:del>
      <w:r w:rsidR="0041663B">
        <w:rPr>
          <w:rFonts w:asciiTheme="majorHAnsi" w:hAnsiTheme="majorHAnsi" w:cstheme="majorHAnsi"/>
          <w:color w:val="000000"/>
          <w:sz w:val="18"/>
          <w:szCs w:val="16"/>
        </w:rPr>
        <w:t>API/microservice consumer</w:t>
      </w:r>
      <w:ins w:id="30" w:author="Paul Marshall" w:date="2018-09-05T10:04:00Z">
        <w:r w:rsidR="009B7225">
          <w:rPr>
            <w:rFonts w:asciiTheme="majorHAnsi" w:hAnsiTheme="majorHAnsi" w:cstheme="majorHAnsi"/>
            <w:color w:val="000000"/>
            <w:sz w:val="18"/>
            <w:szCs w:val="16"/>
          </w:rPr>
          <w:t>s</w:t>
        </w:r>
      </w:ins>
      <w:r w:rsidR="0041663B">
        <w:rPr>
          <w:rFonts w:asciiTheme="majorHAnsi" w:hAnsiTheme="majorHAnsi" w:cstheme="majorHAnsi"/>
          <w:color w:val="000000"/>
          <w:sz w:val="18"/>
          <w:szCs w:val="16"/>
        </w:rPr>
        <w:t xml:space="preserve"> when </w:t>
      </w:r>
      <w:proofErr w:type="gramStart"/>
      <w:r w:rsidR="0041663B">
        <w:rPr>
          <w:rFonts w:asciiTheme="majorHAnsi" w:hAnsiTheme="majorHAnsi" w:cstheme="majorHAnsi"/>
          <w:color w:val="000000"/>
          <w:sz w:val="18"/>
          <w:szCs w:val="16"/>
        </w:rPr>
        <w:t>a new version</w:t>
      </w:r>
      <w:proofErr w:type="gramEnd"/>
      <w:r w:rsidR="0041663B">
        <w:rPr>
          <w:rFonts w:asciiTheme="majorHAnsi" w:hAnsiTheme="majorHAnsi" w:cstheme="majorHAnsi"/>
          <w:color w:val="000000"/>
          <w:sz w:val="18"/>
          <w:szCs w:val="16"/>
        </w:rPr>
        <w:t xml:space="preserve"> is released</w:t>
      </w:r>
    </w:p>
    <w:p w14:paraId="030D3864" w14:textId="6FFA4C3F" w:rsidR="0041663B" w:rsidRDefault="0041663B" w:rsidP="007D57E0">
      <w:pPr>
        <w:pStyle w:val="ListParagraph"/>
        <w:numPr>
          <w:ilvl w:val="0"/>
          <w:numId w:val="23"/>
        </w:numPr>
        <w:spacing w:before="240" w:after="24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Don’t </w:t>
      </w:r>
      <w:del w:id="31" w:author="Paul Marshall" w:date="2018-09-05T10:05:00Z">
        <w:r w:rsidDel="009B7225">
          <w:rPr>
            <w:rFonts w:asciiTheme="majorHAnsi" w:hAnsiTheme="majorHAnsi" w:cstheme="majorHAnsi"/>
            <w:color w:val="000000"/>
            <w:sz w:val="18"/>
            <w:szCs w:val="16"/>
          </w:rPr>
          <w:delText>take down</w:delText>
        </w:r>
      </w:del>
      <w:ins w:id="32" w:author="Paul Marshall" w:date="2018-09-05T10:05:00Z">
        <w:r w:rsidR="009B7225">
          <w:rPr>
            <w:rFonts w:asciiTheme="majorHAnsi" w:hAnsiTheme="majorHAnsi" w:cstheme="majorHAnsi"/>
            <w:color w:val="000000"/>
            <w:sz w:val="18"/>
            <w:szCs w:val="16"/>
          </w:rPr>
          <w:t>remove</w:t>
        </w:r>
      </w:ins>
      <w:r>
        <w:rPr>
          <w:rFonts w:asciiTheme="majorHAnsi" w:hAnsiTheme="majorHAnsi" w:cstheme="majorHAnsi"/>
          <w:color w:val="000000"/>
          <w:sz w:val="18"/>
          <w:szCs w:val="16"/>
        </w:rPr>
        <w:t xml:space="preserve"> an </w:t>
      </w:r>
      <w:del w:id="33" w:author="Paul Marshall" w:date="2018-09-05T16:43:00Z">
        <w:r w:rsidDel="00170D24">
          <w:rPr>
            <w:rFonts w:asciiTheme="majorHAnsi" w:hAnsiTheme="majorHAnsi" w:cstheme="majorHAnsi"/>
            <w:color w:val="000000"/>
            <w:sz w:val="18"/>
            <w:szCs w:val="16"/>
          </w:rPr>
          <w:delText>API contract</w:delText>
        </w:r>
      </w:del>
      <w:ins w:id="3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version </w:t>
      </w:r>
      <w:ins w:id="35" w:author="Paul Marshall" w:date="2018-09-05T10:05:00Z">
        <w:r w:rsidR="009B7225">
          <w:rPr>
            <w:rFonts w:asciiTheme="majorHAnsi" w:hAnsiTheme="majorHAnsi" w:cstheme="majorHAnsi"/>
            <w:color w:val="000000"/>
            <w:sz w:val="18"/>
            <w:szCs w:val="16"/>
          </w:rPr>
          <w:t xml:space="preserve">without verifying </w:t>
        </w:r>
      </w:ins>
      <w:del w:id="36" w:author="Paul Marshall" w:date="2018-09-05T10:05:00Z">
        <w:r w:rsidDel="009B7225">
          <w:rPr>
            <w:rFonts w:asciiTheme="majorHAnsi" w:hAnsiTheme="majorHAnsi" w:cstheme="majorHAnsi"/>
            <w:color w:val="000000"/>
            <w:sz w:val="18"/>
            <w:szCs w:val="16"/>
          </w:rPr>
          <w:delText xml:space="preserve">unless you know </w:delText>
        </w:r>
      </w:del>
      <w:r>
        <w:rPr>
          <w:rFonts w:asciiTheme="majorHAnsi" w:hAnsiTheme="majorHAnsi" w:cstheme="majorHAnsi"/>
          <w:color w:val="000000"/>
          <w:sz w:val="18"/>
          <w:szCs w:val="16"/>
        </w:rPr>
        <w:t xml:space="preserve">that no </w:t>
      </w:r>
      <w:del w:id="37" w:author="Paul Marshall" w:date="2018-09-05T10:06:00Z">
        <w:r w:rsidDel="009B7225">
          <w:rPr>
            <w:rFonts w:asciiTheme="majorHAnsi" w:hAnsiTheme="majorHAnsi" w:cstheme="majorHAnsi"/>
            <w:color w:val="000000"/>
            <w:sz w:val="18"/>
            <w:szCs w:val="16"/>
          </w:rPr>
          <w:delText xml:space="preserve">other </w:delText>
        </w:r>
      </w:del>
      <w:r>
        <w:rPr>
          <w:rFonts w:asciiTheme="majorHAnsi" w:hAnsiTheme="majorHAnsi" w:cstheme="majorHAnsi"/>
          <w:color w:val="000000"/>
          <w:sz w:val="18"/>
          <w:szCs w:val="16"/>
        </w:rPr>
        <w:t xml:space="preserve">service consumer relies on that </w:t>
      </w:r>
      <w:del w:id="38" w:author="Paul Marshall" w:date="2018-09-05T10:06:00Z">
        <w:r w:rsidDel="009B7225">
          <w:rPr>
            <w:rFonts w:asciiTheme="majorHAnsi" w:hAnsiTheme="majorHAnsi" w:cstheme="majorHAnsi"/>
            <w:color w:val="000000"/>
            <w:sz w:val="18"/>
            <w:szCs w:val="16"/>
          </w:rPr>
          <w:delText xml:space="preserve">particular </w:delText>
        </w:r>
      </w:del>
      <w:r>
        <w:rPr>
          <w:rFonts w:asciiTheme="majorHAnsi" w:hAnsiTheme="majorHAnsi" w:cstheme="majorHAnsi"/>
          <w:color w:val="000000"/>
          <w:sz w:val="18"/>
          <w:szCs w:val="16"/>
        </w:rPr>
        <w:t>contract version</w:t>
      </w:r>
    </w:p>
    <w:p w14:paraId="27FAC2ED" w14:textId="536A50D1" w:rsidR="00741E73" w:rsidRDefault="00AB0958" w:rsidP="00741E73">
      <w:pPr>
        <w:pStyle w:val="Heading2"/>
      </w:pPr>
      <w:bookmarkStart w:id="39" w:name="_Toc517560685"/>
      <w:r>
        <w:t>Design First Methodology</w:t>
      </w:r>
      <w:bookmarkEnd w:id="39"/>
    </w:p>
    <w:p w14:paraId="76D4A930" w14:textId="5EDD234E" w:rsidR="00245536" w:rsidRDefault="00245536"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Design First methodology instructs that we ought to create an </w:t>
      </w:r>
      <w:del w:id="40" w:author="Paul Marshall" w:date="2018-09-05T16:43:00Z">
        <w:r w:rsidDel="00170D24">
          <w:rPr>
            <w:rFonts w:asciiTheme="majorHAnsi" w:hAnsiTheme="majorHAnsi" w:cstheme="majorHAnsi"/>
            <w:color w:val="000000"/>
            <w:sz w:val="18"/>
            <w:szCs w:val="16"/>
          </w:rPr>
          <w:delText>API contract</w:delText>
        </w:r>
      </w:del>
      <w:ins w:id="4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or service definition before </w:t>
      </w:r>
      <w:del w:id="42" w:author="Paul Marshall" w:date="2018-09-05T10:08:00Z">
        <w:r w:rsidDel="007A27D7">
          <w:rPr>
            <w:rFonts w:asciiTheme="majorHAnsi" w:hAnsiTheme="majorHAnsi" w:cstheme="majorHAnsi"/>
            <w:color w:val="000000"/>
            <w:sz w:val="18"/>
            <w:szCs w:val="16"/>
          </w:rPr>
          <w:delText xml:space="preserve">even </w:delText>
        </w:r>
      </w:del>
      <w:r>
        <w:rPr>
          <w:rFonts w:asciiTheme="majorHAnsi" w:hAnsiTheme="majorHAnsi" w:cstheme="majorHAnsi"/>
          <w:color w:val="000000"/>
          <w:sz w:val="18"/>
          <w:szCs w:val="16"/>
        </w:rPr>
        <w:t xml:space="preserve">starting our first line of development.  Creating such an </w:t>
      </w:r>
      <w:del w:id="43" w:author="Paul Marshall" w:date="2018-09-05T16:43:00Z">
        <w:r w:rsidDel="00170D24">
          <w:rPr>
            <w:rFonts w:asciiTheme="majorHAnsi" w:hAnsiTheme="majorHAnsi" w:cstheme="majorHAnsi"/>
            <w:color w:val="000000"/>
            <w:sz w:val="18"/>
            <w:szCs w:val="16"/>
          </w:rPr>
          <w:delText>API contract</w:delText>
        </w:r>
      </w:del>
      <w:ins w:id="44"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a key part of the design phase</w:t>
      </w:r>
      <w:r w:rsidR="00100F4F">
        <w:rPr>
          <w:rFonts w:asciiTheme="majorHAnsi" w:hAnsiTheme="majorHAnsi" w:cstheme="majorHAnsi"/>
          <w:color w:val="000000"/>
          <w:sz w:val="18"/>
          <w:szCs w:val="16"/>
        </w:rPr>
        <w:t xml:space="preserve">, hence following this methodology, we are creating the </w:t>
      </w:r>
      <w:del w:id="45" w:author="Paul Marshall" w:date="2018-09-05T16:43:00Z">
        <w:r w:rsidR="00100F4F" w:rsidDel="00170D24">
          <w:rPr>
            <w:rFonts w:asciiTheme="majorHAnsi" w:hAnsiTheme="majorHAnsi" w:cstheme="majorHAnsi"/>
            <w:color w:val="000000"/>
            <w:sz w:val="18"/>
            <w:szCs w:val="16"/>
          </w:rPr>
          <w:delText>API contract</w:delText>
        </w:r>
      </w:del>
      <w:ins w:id="46" w:author="Paul Marshall" w:date="2018-09-05T16:43:00Z">
        <w:r w:rsidR="00170D24">
          <w:rPr>
            <w:rFonts w:asciiTheme="majorHAnsi" w:hAnsiTheme="majorHAnsi" w:cstheme="majorHAnsi"/>
            <w:color w:val="000000"/>
            <w:sz w:val="18"/>
            <w:szCs w:val="16"/>
          </w:rPr>
          <w:t>API Contract</w:t>
        </w:r>
      </w:ins>
      <w:r w:rsidR="00100F4F">
        <w:rPr>
          <w:rFonts w:asciiTheme="majorHAnsi" w:hAnsiTheme="majorHAnsi" w:cstheme="majorHAnsi"/>
          <w:color w:val="000000"/>
          <w:sz w:val="18"/>
          <w:szCs w:val="16"/>
        </w:rPr>
        <w:t>s first, publish</w:t>
      </w:r>
      <w:ins w:id="47"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them to the API Developer Portal, mock</w:t>
      </w:r>
      <w:ins w:id="48" w:author="Paul Marshall" w:date="2018-09-05T10:08:00Z">
        <w:r w:rsidR="007A27D7">
          <w:rPr>
            <w:rFonts w:asciiTheme="majorHAnsi" w:hAnsiTheme="majorHAnsi" w:cstheme="majorHAnsi"/>
            <w:color w:val="000000"/>
            <w:sz w:val="18"/>
            <w:szCs w:val="16"/>
          </w:rPr>
          <w:t>ing</w:t>
        </w:r>
      </w:ins>
      <w:r w:rsidR="00100F4F">
        <w:rPr>
          <w:rFonts w:asciiTheme="majorHAnsi" w:hAnsiTheme="majorHAnsi" w:cstheme="majorHAnsi"/>
          <w:color w:val="000000"/>
          <w:sz w:val="18"/>
          <w:szCs w:val="16"/>
        </w:rPr>
        <w:t xml:space="preserve"> the APIs, and only then start full development of “live” API service operations.</w:t>
      </w:r>
    </w:p>
    <w:p w14:paraId="0616410C" w14:textId="64A04A17" w:rsidR="00C70AE7" w:rsidRDefault="00C70AE7" w:rsidP="00C70AE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API Contract </w:t>
      </w:r>
      <w:r w:rsidR="005E7A75">
        <w:rPr>
          <w:rFonts w:asciiTheme="majorHAnsi" w:hAnsiTheme="majorHAnsi" w:cstheme="majorHAnsi"/>
          <w:color w:val="000000"/>
          <w:sz w:val="18"/>
          <w:szCs w:val="16"/>
        </w:rPr>
        <w:t xml:space="preserve">is created in the initial design phase of any microservice API development.  Following the Development Lifecycle, defined in Section 2.1, </w:t>
      </w:r>
      <w:r w:rsidR="00697645">
        <w:rPr>
          <w:rFonts w:asciiTheme="majorHAnsi" w:hAnsiTheme="majorHAnsi" w:cstheme="majorHAnsi"/>
          <w:color w:val="000000"/>
          <w:sz w:val="18"/>
          <w:szCs w:val="16"/>
        </w:rPr>
        <w:t xml:space="preserve">API Contract is to be initially drafted in the </w:t>
      </w:r>
      <w:del w:id="49" w:author="Paul Marshall" w:date="2018-09-05T10:20:00Z">
        <w:r w:rsidR="00697645" w:rsidDel="00A43E91">
          <w:rPr>
            <w:rFonts w:asciiTheme="majorHAnsi" w:hAnsiTheme="majorHAnsi" w:cstheme="majorHAnsi"/>
            <w:color w:val="000000"/>
            <w:sz w:val="18"/>
            <w:szCs w:val="16"/>
          </w:rPr>
          <w:delText xml:space="preserve">very </w:delText>
        </w:r>
      </w:del>
      <w:r w:rsidR="00697645">
        <w:rPr>
          <w:rFonts w:asciiTheme="majorHAnsi" w:hAnsiTheme="majorHAnsi" w:cstheme="majorHAnsi"/>
          <w:color w:val="000000"/>
          <w:sz w:val="18"/>
          <w:szCs w:val="16"/>
        </w:rPr>
        <w:t xml:space="preserve">first phase of API development lifecycle, the “Design” </w:t>
      </w:r>
      <w:del w:id="50" w:author="Paul Marshall" w:date="2018-09-05T10:20:00Z">
        <w:r w:rsidR="00697645" w:rsidDel="00A43E91">
          <w:rPr>
            <w:rFonts w:asciiTheme="majorHAnsi" w:hAnsiTheme="majorHAnsi" w:cstheme="majorHAnsi"/>
            <w:color w:val="000000"/>
            <w:sz w:val="18"/>
            <w:szCs w:val="16"/>
          </w:rPr>
          <w:delText>stage</w:delText>
        </w:r>
      </w:del>
      <w:ins w:id="51" w:author="Paul Marshall" w:date="2018-09-05T10:20:00Z">
        <w:r w:rsidR="00A43E91">
          <w:rPr>
            <w:rFonts w:asciiTheme="majorHAnsi" w:hAnsiTheme="majorHAnsi" w:cstheme="majorHAnsi"/>
            <w:color w:val="000000"/>
            <w:sz w:val="18"/>
            <w:szCs w:val="16"/>
          </w:rPr>
          <w:t>phase</w:t>
        </w:r>
      </w:ins>
      <w:r w:rsidR="00697645">
        <w:rPr>
          <w:rFonts w:asciiTheme="majorHAnsi" w:hAnsiTheme="majorHAnsi" w:cstheme="majorHAnsi"/>
          <w:color w:val="000000"/>
          <w:sz w:val="18"/>
          <w:szCs w:val="16"/>
        </w:rPr>
        <w:t xml:space="preserve">.  </w:t>
      </w:r>
      <w:r w:rsidR="00923C7A">
        <w:rPr>
          <w:rFonts w:asciiTheme="majorHAnsi" w:hAnsiTheme="majorHAnsi" w:cstheme="majorHAnsi"/>
          <w:color w:val="000000"/>
          <w:sz w:val="18"/>
          <w:szCs w:val="16"/>
        </w:rPr>
        <w:t>Design First methodology instructs the developer to design the</w:t>
      </w:r>
      <w:del w:id="52" w:author="Paul Marshall" w:date="2018-09-05T10:21:00Z">
        <w:r w:rsidR="00923C7A" w:rsidDel="00A43E91">
          <w:rPr>
            <w:rFonts w:asciiTheme="majorHAnsi" w:hAnsiTheme="majorHAnsi" w:cstheme="majorHAnsi"/>
            <w:color w:val="000000"/>
            <w:sz w:val="18"/>
            <w:szCs w:val="16"/>
          </w:rPr>
          <w:delText>ir</w:delText>
        </w:r>
      </w:del>
      <w:r w:rsidR="00923C7A">
        <w:rPr>
          <w:rFonts w:asciiTheme="majorHAnsi" w:hAnsiTheme="majorHAnsi" w:cstheme="majorHAnsi"/>
          <w:color w:val="000000"/>
          <w:sz w:val="18"/>
          <w:szCs w:val="16"/>
        </w:rPr>
        <w:t xml:space="preserve"> API first by creating an </w:t>
      </w:r>
      <w:del w:id="53" w:author="Paul Marshall" w:date="2018-09-05T16:43:00Z">
        <w:r w:rsidR="00923C7A" w:rsidDel="00170D24">
          <w:rPr>
            <w:rFonts w:asciiTheme="majorHAnsi" w:hAnsiTheme="majorHAnsi" w:cstheme="majorHAnsi"/>
            <w:color w:val="000000"/>
            <w:sz w:val="18"/>
            <w:szCs w:val="16"/>
          </w:rPr>
          <w:delText>API contract</w:delText>
        </w:r>
      </w:del>
      <w:ins w:id="54" w:author="Paul Marshall" w:date="2018-09-05T16:43:00Z">
        <w:r w:rsidR="00170D24">
          <w:rPr>
            <w:rFonts w:asciiTheme="majorHAnsi" w:hAnsiTheme="majorHAnsi" w:cstheme="majorHAnsi"/>
            <w:color w:val="000000"/>
            <w:sz w:val="18"/>
            <w:szCs w:val="16"/>
          </w:rPr>
          <w:t>API Contract</w:t>
        </w:r>
      </w:ins>
      <w:r w:rsidR="00923C7A">
        <w:rPr>
          <w:rFonts w:asciiTheme="majorHAnsi" w:hAnsiTheme="majorHAnsi" w:cstheme="majorHAnsi"/>
          <w:color w:val="000000"/>
          <w:sz w:val="18"/>
          <w:szCs w:val="16"/>
        </w:rPr>
        <w:t xml:space="preserve"> and socializing that contract with any potential API consumer</w:t>
      </w:r>
      <w:r w:rsidR="00EC45D6">
        <w:rPr>
          <w:rFonts w:asciiTheme="majorHAnsi" w:hAnsiTheme="majorHAnsi" w:cstheme="majorHAnsi"/>
          <w:color w:val="000000"/>
          <w:sz w:val="18"/>
          <w:szCs w:val="16"/>
        </w:rPr>
        <w:t xml:space="preserve"> or other microservice developers who would be integrating their services with </w:t>
      </w:r>
      <w:ins w:id="55" w:author="Paul Marshall" w:date="2018-09-05T10:22:00Z">
        <w:r w:rsidR="00A43E91">
          <w:rPr>
            <w:rFonts w:asciiTheme="majorHAnsi" w:hAnsiTheme="majorHAnsi" w:cstheme="majorHAnsi"/>
            <w:color w:val="000000"/>
            <w:sz w:val="18"/>
            <w:szCs w:val="16"/>
          </w:rPr>
          <w:t>this one</w:t>
        </w:r>
      </w:ins>
      <w:del w:id="56" w:author="Paul Marshall" w:date="2018-09-05T10:22:00Z">
        <w:r w:rsidR="00EC45D6" w:rsidDel="00A43E91">
          <w:rPr>
            <w:rFonts w:asciiTheme="majorHAnsi" w:hAnsiTheme="majorHAnsi" w:cstheme="majorHAnsi"/>
            <w:color w:val="000000"/>
            <w:sz w:val="18"/>
            <w:szCs w:val="16"/>
          </w:rPr>
          <w:delText>yours</w:delText>
        </w:r>
      </w:del>
      <w:r w:rsidR="00EC45D6">
        <w:rPr>
          <w:rFonts w:asciiTheme="majorHAnsi" w:hAnsiTheme="majorHAnsi" w:cstheme="majorHAnsi"/>
          <w:color w:val="000000"/>
          <w:sz w:val="18"/>
          <w:szCs w:val="16"/>
        </w:rPr>
        <w:t>.</w:t>
      </w:r>
    </w:p>
    <w:p w14:paraId="554F8F9B" w14:textId="77777777" w:rsidR="007069BB" w:rsidRDefault="003B6BAB" w:rsidP="00C70AE7">
      <w:r>
        <w:t>Example</w:t>
      </w:r>
    </w:p>
    <w:p w14:paraId="5E2E30A7" w14:textId="74473DA0" w:rsidR="006145A4" w:rsidRPr="007069BB" w:rsidRDefault="00EC45D6" w:rsidP="00C70AE7">
      <w:r>
        <w:rPr>
          <w:rFonts w:asciiTheme="majorHAnsi" w:hAnsiTheme="majorHAnsi" w:cstheme="majorHAnsi"/>
          <w:color w:val="000000"/>
          <w:sz w:val="18"/>
          <w:szCs w:val="16"/>
        </w:rPr>
        <w:t xml:space="preserve">As an example, </w:t>
      </w:r>
      <w:del w:id="57" w:author="Paul Marshall" w:date="2018-09-05T10:22:00Z">
        <w:r w:rsidDel="00A43E91">
          <w:rPr>
            <w:rFonts w:asciiTheme="majorHAnsi" w:hAnsiTheme="majorHAnsi" w:cstheme="majorHAnsi"/>
            <w:color w:val="000000"/>
            <w:sz w:val="18"/>
            <w:szCs w:val="16"/>
          </w:rPr>
          <w:delText>a</w:delText>
        </w:r>
        <w:r w:rsidR="00A523DF" w:rsidDel="00A43E91">
          <w:rPr>
            <w:rFonts w:asciiTheme="majorHAnsi" w:hAnsiTheme="majorHAnsi" w:cstheme="majorHAnsi"/>
            <w:color w:val="000000"/>
            <w:sz w:val="18"/>
            <w:szCs w:val="16"/>
          </w:rPr>
          <w:delText xml:space="preserve">s </w:delText>
        </w:r>
      </w:del>
      <w:r w:rsidR="00A523DF">
        <w:rPr>
          <w:rFonts w:asciiTheme="majorHAnsi" w:hAnsiTheme="majorHAnsi" w:cstheme="majorHAnsi"/>
          <w:color w:val="000000"/>
          <w:sz w:val="18"/>
          <w:szCs w:val="16"/>
        </w:rPr>
        <w:t xml:space="preserve">a developer, </w:t>
      </w:r>
      <w:del w:id="58" w:author="Paul Marshall" w:date="2018-09-05T10:22:00Z">
        <w:r w:rsidR="00A523DF" w:rsidDel="00A43E91">
          <w:rPr>
            <w:rFonts w:asciiTheme="majorHAnsi" w:hAnsiTheme="majorHAnsi" w:cstheme="majorHAnsi"/>
            <w:color w:val="000000"/>
            <w:sz w:val="18"/>
            <w:szCs w:val="16"/>
          </w:rPr>
          <w:delText>you are</w:delText>
        </w:r>
      </w:del>
      <w:ins w:id="59" w:author="Paul Marshall" w:date="2018-09-05T10:22:00Z">
        <w:r w:rsidR="00A43E91">
          <w:rPr>
            <w:rFonts w:asciiTheme="majorHAnsi" w:hAnsiTheme="majorHAnsi" w:cstheme="majorHAnsi"/>
            <w:color w:val="000000"/>
            <w:sz w:val="18"/>
            <w:szCs w:val="16"/>
          </w:rPr>
          <w:t>is</w:t>
        </w:r>
      </w:ins>
      <w:r>
        <w:rPr>
          <w:rFonts w:asciiTheme="majorHAnsi" w:hAnsiTheme="majorHAnsi" w:cstheme="majorHAnsi"/>
          <w:color w:val="000000"/>
          <w:sz w:val="18"/>
          <w:szCs w:val="16"/>
        </w:rPr>
        <w:t xml:space="preserve"> given a business use case to </w:t>
      </w:r>
      <w:r w:rsidR="003B6BAB">
        <w:rPr>
          <w:rFonts w:asciiTheme="majorHAnsi" w:hAnsiTheme="majorHAnsi" w:cstheme="majorHAnsi"/>
          <w:color w:val="000000"/>
          <w:sz w:val="18"/>
          <w:szCs w:val="16"/>
        </w:rPr>
        <w:t>retrieve a data object from the source system</w:t>
      </w:r>
      <w:ins w:id="60"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such as a relational database</w:t>
      </w:r>
      <w:ins w:id="61" w:author="Paul Marshall" w:date="2018-09-05T10:23:00Z">
        <w:r w:rsidR="00A43E91">
          <w:rPr>
            <w:rFonts w:asciiTheme="majorHAnsi" w:hAnsiTheme="majorHAnsi" w:cstheme="majorHAnsi"/>
            <w:color w:val="000000"/>
            <w:sz w:val="18"/>
            <w:szCs w:val="16"/>
          </w:rPr>
          <w:t>,</w:t>
        </w:r>
      </w:ins>
      <w:r w:rsidR="003B6BAB">
        <w:rPr>
          <w:rFonts w:asciiTheme="majorHAnsi" w:hAnsiTheme="majorHAnsi" w:cstheme="majorHAnsi"/>
          <w:color w:val="000000"/>
          <w:sz w:val="18"/>
          <w:szCs w:val="16"/>
        </w:rPr>
        <w:t xml:space="preserve"> via a programming language of choice (.NET, Java, NodeJS, Python</w:t>
      </w:r>
      <w:del w:id="62" w:author="Paul Marshall" w:date="2018-09-05T10:23:00Z">
        <w:r w:rsidR="003B6BAB" w:rsidDel="00A43E91">
          <w:rPr>
            <w:rFonts w:asciiTheme="majorHAnsi" w:hAnsiTheme="majorHAnsi" w:cstheme="majorHAnsi"/>
            <w:color w:val="000000"/>
            <w:sz w:val="18"/>
            <w:szCs w:val="16"/>
          </w:rPr>
          <w:delText>, etc</w:delText>
        </w:r>
      </w:del>
      <w:r w:rsidR="003B6BAB">
        <w:rPr>
          <w:rFonts w:asciiTheme="majorHAnsi" w:hAnsiTheme="majorHAnsi" w:cstheme="majorHAnsi"/>
          <w:color w:val="000000"/>
          <w:sz w:val="18"/>
          <w:szCs w:val="16"/>
        </w:rPr>
        <w:t>) and expose this database object in a form of a JSON object to be sen</w:t>
      </w:r>
      <w:ins w:id="63" w:author="Paul Marshall" w:date="2018-09-05T10:23:00Z">
        <w:r w:rsidR="00A43E91">
          <w:rPr>
            <w:rFonts w:asciiTheme="majorHAnsi" w:hAnsiTheme="majorHAnsi" w:cstheme="majorHAnsi"/>
            <w:color w:val="000000"/>
            <w:sz w:val="18"/>
            <w:szCs w:val="16"/>
          </w:rPr>
          <w:t>t</w:t>
        </w:r>
      </w:ins>
      <w:del w:id="64" w:author="Paul Marshall" w:date="2018-09-05T10:23:00Z">
        <w:r w:rsidR="003B6BAB" w:rsidDel="00A43E91">
          <w:rPr>
            <w:rFonts w:asciiTheme="majorHAnsi" w:hAnsiTheme="majorHAnsi" w:cstheme="majorHAnsi"/>
            <w:color w:val="000000"/>
            <w:sz w:val="18"/>
            <w:szCs w:val="16"/>
          </w:rPr>
          <w:delText>d</w:delText>
        </w:r>
      </w:del>
      <w:r w:rsidR="003B6BAB">
        <w:rPr>
          <w:rFonts w:asciiTheme="majorHAnsi" w:hAnsiTheme="majorHAnsi" w:cstheme="majorHAnsi"/>
          <w:color w:val="000000"/>
          <w:sz w:val="18"/>
          <w:szCs w:val="16"/>
        </w:rPr>
        <w:t xml:space="preserve"> over HTTP/REST to an external data consumer.  </w:t>
      </w:r>
      <w:del w:id="65" w:author="Paul Marshall" w:date="2018-09-05T10:23:00Z">
        <w:r w:rsidR="003B6BAB" w:rsidDel="00A43E91">
          <w:rPr>
            <w:rFonts w:asciiTheme="majorHAnsi" w:hAnsiTheme="majorHAnsi" w:cstheme="majorHAnsi"/>
            <w:color w:val="000000"/>
            <w:sz w:val="18"/>
            <w:szCs w:val="16"/>
          </w:rPr>
          <w:delText xml:space="preserve">As a </w:delText>
        </w:r>
      </w:del>
      <w:ins w:id="66" w:author="Paul Marshall" w:date="2018-09-05T10:23:00Z">
        <w:r w:rsidR="00A43E91">
          <w:rPr>
            <w:rFonts w:asciiTheme="majorHAnsi" w:hAnsiTheme="majorHAnsi" w:cstheme="majorHAnsi"/>
            <w:color w:val="000000"/>
            <w:sz w:val="18"/>
            <w:szCs w:val="16"/>
          </w:rPr>
          <w:t xml:space="preserve">The </w:t>
        </w:r>
      </w:ins>
      <w:r w:rsidR="003B6BAB">
        <w:rPr>
          <w:rFonts w:asciiTheme="majorHAnsi" w:hAnsiTheme="majorHAnsi" w:cstheme="majorHAnsi"/>
          <w:color w:val="000000"/>
          <w:sz w:val="18"/>
          <w:szCs w:val="16"/>
        </w:rPr>
        <w:t>developer</w:t>
      </w:r>
      <w:del w:id="67" w:author="Paul Marshall" w:date="2018-09-05T10:23:00Z">
        <w:r w:rsidR="003B6BAB" w:rsidDel="00A43E91">
          <w:rPr>
            <w:rFonts w:asciiTheme="majorHAnsi" w:hAnsiTheme="majorHAnsi" w:cstheme="majorHAnsi"/>
            <w:color w:val="000000"/>
            <w:sz w:val="18"/>
            <w:szCs w:val="16"/>
          </w:rPr>
          <w:delText xml:space="preserve">, </w:delText>
        </w:r>
        <w:r w:rsidR="00A523DF" w:rsidDel="00A43E91">
          <w:rPr>
            <w:rFonts w:asciiTheme="majorHAnsi" w:hAnsiTheme="majorHAnsi" w:cstheme="majorHAnsi"/>
            <w:color w:val="000000"/>
            <w:sz w:val="18"/>
            <w:szCs w:val="16"/>
          </w:rPr>
          <w:delText>you</w:delText>
        </w:r>
      </w:del>
      <w:r w:rsidR="00A523DF">
        <w:rPr>
          <w:rFonts w:asciiTheme="majorHAnsi" w:hAnsiTheme="majorHAnsi" w:cstheme="majorHAnsi"/>
          <w:color w:val="000000"/>
          <w:sz w:val="18"/>
          <w:szCs w:val="16"/>
        </w:rPr>
        <w:t xml:space="preserve"> should first </w:t>
      </w:r>
      <w:del w:id="68" w:author="Paul Marshall" w:date="2018-09-05T10:23:00Z">
        <w:r w:rsidR="00A523DF" w:rsidDel="00A43E91">
          <w:rPr>
            <w:rFonts w:asciiTheme="majorHAnsi" w:hAnsiTheme="majorHAnsi" w:cstheme="majorHAnsi"/>
            <w:color w:val="000000"/>
            <w:sz w:val="18"/>
            <w:szCs w:val="16"/>
          </w:rPr>
          <w:delText>draft up</w:delText>
        </w:r>
      </w:del>
      <w:ins w:id="69" w:author="Paul Marshall" w:date="2018-09-05T10:23:00Z">
        <w:r w:rsidR="00A43E91">
          <w:rPr>
            <w:rFonts w:asciiTheme="majorHAnsi" w:hAnsiTheme="majorHAnsi" w:cstheme="majorHAnsi"/>
            <w:color w:val="000000"/>
            <w:sz w:val="18"/>
            <w:szCs w:val="16"/>
          </w:rPr>
          <w:t>develop</w:t>
        </w:r>
      </w:ins>
      <w:r w:rsidR="00A523DF">
        <w:rPr>
          <w:rFonts w:asciiTheme="majorHAnsi" w:hAnsiTheme="majorHAnsi" w:cstheme="majorHAnsi"/>
          <w:color w:val="000000"/>
          <w:sz w:val="18"/>
          <w:szCs w:val="16"/>
        </w:rPr>
        <w:t xml:space="preserve"> an </w:t>
      </w:r>
      <w:del w:id="70" w:author="Paul Marshall" w:date="2018-09-05T16:43:00Z">
        <w:r w:rsidR="00A523DF" w:rsidDel="00170D24">
          <w:rPr>
            <w:rFonts w:asciiTheme="majorHAnsi" w:hAnsiTheme="majorHAnsi" w:cstheme="majorHAnsi"/>
            <w:color w:val="000000"/>
            <w:sz w:val="18"/>
            <w:szCs w:val="16"/>
          </w:rPr>
          <w:delText>API contract</w:delText>
        </w:r>
      </w:del>
      <w:ins w:id="71" w:author="Paul Marshall" w:date="2018-09-05T16:43:00Z">
        <w:r w:rsidR="00170D24">
          <w:rPr>
            <w:rFonts w:asciiTheme="majorHAnsi" w:hAnsiTheme="majorHAnsi" w:cstheme="majorHAnsi"/>
            <w:color w:val="000000"/>
            <w:sz w:val="18"/>
            <w:szCs w:val="16"/>
          </w:rPr>
          <w:t>API Contract</w:t>
        </w:r>
      </w:ins>
      <w:r w:rsidR="00A523DF">
        <w:rPr>
          <w:rFonts w:asciiTheme="majorHAnsi" w:hAnsiTheme="majorHAnsi" w:cstheme="majorHAnsi"/>
          <w:color w:val="000000"/>
          <w:sz w:val="18"/>
          <w:szCs w:val="16"/>
        </w:rPr>
        <w:t xml:space="preserve"> by defining the JSON schema</w:t>
      </w:r>
      <w:r w:rsidR="00474D02">
        <w:rPr>
          <w:rFonts w:asciiTheme="majorHAnsi" w:hAnsiTheme="majorHAnsi" w:cstheme="majorHAnsi"/>
          <w:color w:val="000000"/>
          <w:sz w:val="18"/>
          <w:szCs w:val="16"/>
        </w:rPr>
        <w:t xml:space="preserve"> of an object to be fetched via </w:t>
      </w:r>
      <w:del w:id="72" w:author="Paul Marshall" w:date="2018-09-05T10:24:00Z">
        <w:r w:rsidR="00474D02" w:rsidDel="00A43E91">
          <w:rPr>
            <w:rFonts w:asciiTheme="majorHAnsi" w:hAnsiTheme="majorHAnsi" w:cstheme="majorHAnsi"/>
            <w:color w:val="000000"/>
            <w:sz w:val="18"/>
            <w:szCs w:val="16"/>
          </w:rPr>
          <w:delText xml:space="preserve">your </w:delText>
        </w:r>
      </w:del>
      <w:ins w:id="73" w:author="Paul Marshall" w:date="2018-09-05T10:24:00Z">
        <w:r w:rsidR="00A43E91">
          <w:rPr>
            <w:rFonts w:asciiTheme="majorHAnsi" w:hAnsiTheme="majorHAnsi" w:cstheme="majorHAnsi"/>
            <w:color w:val="000000"/>
            <w:sz w:val="18"/>
            <w:szCs w:val="16"/>
          </w:rPr>
          <w:t xml:space="preserve">the </w:t>
        </w:r>
      </w:ins>
      <w:r w:rsidR="00474D02">
        <w:rPr>
          <w:rFonts w:asciiTheme="majorHAnsi" w:hAnsiTheme="majorHAnsi" w:cstheme="majorHAnsi"/>
          <w:color w:val="000000"/>
          <w:sz w:val="18"/>
          <w:szCs w:val="16"/>
        </w:rPr>
        <w:t xml:space="preserve">microservice to be consumed by other microservices or platforms.  To draft such a contract, </w:t>
      </w:r>
      <w:del w:id="74" w:author="Paul Marshall" w:date="2018-09-05T10:24:00Z">
        <w:r w:rsidR="00474D02" w:rsidDel="00A43E91">
          <w:rPr>
            <w:rFonts w:asciiTheme="majorHAnsi" w:hAnsiTheme="majorHAnsi" w:cstheme="majorHAnsi"/>
            <w:color w:val="000000"/>
            <w:sz w:val="18"/>
            <w:szCs w:val="16"/>
          </w:rPr>
          <w:delText>you should define the following</w:delText>
        </w:r>
      </w:del>
      <w:ins w:id="75" w:author="Paul Marshall" w:date="2018-09-05T10:24:00Z">
        <w:r w:rsidR="00A43E91">
          <w:rPr>
            <w:rFonts w:asciiTheme="majorHAnsi" w:hAnsiTheme="majorHAnsi" w:cstheme="majorHAnsi"/>
            <w:color w:val="000000"/>
            <w:sz w:val="18"/>
            <w:szCs w:val="16"/>
          </w:rPr>
          <w:t>the following should be defined</w:t>
        </w:r>
      </w:ins>
      <w:r w:rsidR="00474D02">
        <w:rPr>
          <w:rFonts w:asciiTheme="majorHAnsi" w:hAnsiTheme="majorHAnsi" w:cstheme="majorHAnsi"/>
          <w:color w:val="000000"/>
          <w:sz w:val="18"/>
          <w:szCs w:val="16"/>
        </w:rPr>
        <w:t>:</w:t>
      </w:r>
    </w:p>
    <w:p w14:paraId="304343D1" w14:textId="2DB859F8" w:rsidR="006145A4" w:rsidDel="00BC3CD8" w:rsidRDefault="00535922" w:rsidP="006145A4">
      <w:pPr>
        <w:pStyle w:val="ListParagraph"/>
        <w:numPr>
          <w:ilvl w:val="0"/>
          <w:numId w:val="8"/>
        </w:numPr>
        <w:rPr>
          <w:del w:id="76" w:author="Paul Marshall" w:date="2018-09-05T17:04:00Z"/>
          <w:rFonts w:asciiTheme="majorHAnsi" w:hAnsiTheme="majorHAnsi" w:cstheme="majorHAnsi"/>
          <w:color w:val="000000"/>
          <w:sz w:val="18"/>
          <w:szCs w:val="16"/>
        </w:rPr>
      </w:pPr>
      <w:del w:id="77" w:author="Paul Marshall" w:date="2018-09-05T17:04:00Z">
        <w:r w:rsidDel="00BC3CD8">
          <w:rPr>
            <w:rFonts w:asciiTheme="majorHAnsi" w:hAnsiTheme="majorHAnsi" w:cstheme="majorHAnsi"/>
            <w:color w:val="000000"/>
            <w:sz w:val="18"/>
            <w:szCs w:val="16"/>
          </w:rPr>
          <w:delText xml:space="preserve">API Services to be consumed by </w:delText>
        </w:r>
      </w:del>
      <w:del w:id="78" w:author="Paul Marshall" w:date="2018-09-05T10:27:00Z">
        <w:r w:rsidDel="00A43E91">
          <w:rPr>
            <w:rFonts w:asciiTheme="majorHAnsi" w:hAnsiTheme="majorHAnsi" w:cstheme="majorHAnsi"/>
            <w:color w:val="000000"/>
            <w:sz w:val="18"/>
            <w:szCs w:val="16"/>
          </w:rPr>
          <w:delText xml:space="preserve">your </w:delText>
        </w:r>
      </w:del>
      <w:del w:id="79" w:author="Paul Marshall" w:date="2018-09-05T17:04:00Z">
        <w:r w:rsidDel="00BC3CD8">
          <w:rPr>
            <w:rFonts w:asciiTheme="majorHAnsi" w:hAnsiTheme="majorHAnsi" w:cstheme="majorHAnsi"/>
            <w:color w:val="000000"/>
            <w:sz w:val="18"/>
            <w:szCs w:val="16"/>
          </w:rPr>
          <w:delText>service consumers (e.g., “xyz-database</w:delText>
        </w:r>
        <w:r w:rsidR="00AE1849" w:rsidDel="00BC3CD8">
          <w:rPr>
            <w:rFonts w:asciiTheme="majorHAnsi" w:hAnsiTheme="majorHAnsi" w:cstheme="majorHAnsi"/>
            <w:color w:val="000000"/>
            <w:sz w:val="18"/>
            <w:szCs w:val="16"/>
          </w:rPr>
          <w:delText>-retrieval-service”)</w:delText>
        </w:r>
      </w:del>
    </w:p>
    <w:p w14:paraId="5F606069" w14:textId="045F2BF8" w:rsidR="00535922" w:rsidDel="00BC3CD8" w:rsidRDefault="00535922" w:rsidP="00505B36">
      <w:pPr>
        <w:pStyle w:val="ListParagraph"/>
        <w:numPr>
          <w:ilvl w:val="0"/>
          <w:numId w:val="8"/>
        </w:numPr>
        <w:rPr>
          <w:del w:id="80" w:author="Paul Marshall" w:date="2018-09-05T17:04:00Z"/>
          <w:rFonts w:asciiTheme="majorHAnsi" w:hAnsiTheme="majorHAnsi" w:cstheme="majorHAnsi"/>
          <w:color w:val="000000"/>
          <w:sz w:val="18"/>
          <w:szCs w:val="16"/>
        </w:rPr>
      </w:pPr>
      <w:del w:id="81" w:author="Paul Marshall" w:date="2018-09-05T17:04:00Z">
        <w:r w:rsidDel="00BC3CD8">
          <w:rPr>
            <w:rFonts w:asciiTheme="majorHAnsi" w:hAnsiTheme="majorHAnsi" w:cstheme="majorHAnsi"/>
            <w:color w:val="000000"/>
            <w:sz w:val="18"/>
            <w:szCs w:val="16"/>
          </w:rPr>
          <w:delText>Service Operations</w:delText>
        </w:r>
        <w:r w:rsidR="00AE1849" w:rsidDel="00BC3CD8">
          <w:rPr>
            <w:rFonts w:asciiTheme="majorHAnsi" w:hAnsiTheme="majorHAnsi" w:cstheme="majorHAnsi"/>
            <w:color w:val="000000"/>
            <w:sz w:val="18"/>
            <w:szCs w:val="16"/>
          </w:rPr>
          <w:delText xml:space="preserve"> (e.g., </w:delText>
        </w:r>
        <w:r w:rsidR="00A57F88" w:rsidDel="00BC3CD8">
          <w:rPr>
            <w:rFonts w:asciiTheme="majorHAnsi" w:hAnsiTheme="majorHAnsi" w:cstheme="majorHAnsi"/>
            <w:color w:val="000000"/>
            <w:sz w:val="18"/>
            <w:szCs w:val="16"/>
          </w:rPr>
          <w:delText>Retrieve single record, Retrieve a collection, Insert New Record, Update a Record</w:delText>
        </w:r>
      </w:del>
      <w:del w:id="82" w:author="Paul Marshall" w:date="2018-09-05T10:27:00Z">
        <w:r w:rsidR="00A57F88" w:rsidDel="00A43E91">
          <w:rPr>
            <w:rFonts w:asciiTheme="majorHAnsi" w:hAnsiTheme="majorHAnsi" w:cstheme="majorHAnsi"/>
            <w:color w:val="000000"/>
            <w:sz w:val="18"/>
            <w:szCs w:val="16"/>
          </w:rPr>
          <w:delText>, etc</w:delText>
        </w:r>
      </w:del>
      <w:del w:id="83" w:author="Paul Marshall" w:date="2018-09-05T17:04:00Z">
        <w:r w:rsidR="00A57F88" w:rsidDel="00BC3CD8">
          <w:rPr>
            <w:rFonts w:asciiTheme="majorHAnsi" w:hAnsiTheme="majorHAnsi" w:cstheme="majorHAnsi"/>
            <w:color w:val="000000"/>
            <w:sz w:val="18"/>
            <w:szCs w:val="16"/>
          </w:rPr>
          <w:delText>)</w:delText>
        </w:r>
      </w:del>
    </w:p>
    <w:p w14:paraId="3E19E12D" w14:textId="3B5ABDB2" w:rsidR="00A57F88" w:rsidDel="00BC3CD8" w:rsidRDefault="00A57F88" w:rsidP="00A57F88">
      <w:pPr>
        <w:pStyle w:val="ListParagraph"/>
        <w:numPr>
          <w:ilvl w:val="1"/>
          <w:numId w:val="8"/>
        </w:numPr>
        <w:rPr>
          <w:del w:id="84" w:author="Paul Marshall" w:date="2018-09-05T17:04:00Z"/>
          <w:rFonts w:asciiTheme="majorHAnsi" w:hAnsiTheme="majorHAnsi" w:cstheme="majorHAnsi"/>
          <w:color w:val="000000"/>
          <w:sz w:val="18"/>
          <w:szCs w:val="16"/>
        </w:rPr>
      </w:pPr>
      <w:del w:id="85" w:author="Paul Marshall" w:date="2018-09-05T10:39:00Z">
        <w:r w:rsidDel="00BB3555">
          <w:rPr>
            <w:rFonts w:asciiTheme="majorHAnsi" w:hAnsiTheme="majorHAnsi" w:cstheme="majorHAnsi"/>
            <w:color w:val="000000"/>
            <w:sz w:val="18"/>
            <w:szCs w:val="16"/>
          </w:rPr>
          <w:delText xml:space="preserve">In </w:delText>
        </w:r>
      </w:del>
      <w:del w:id="86" w:author="Paul Marshall" w:date="2018-09-05T17:04:00Z">
        <w:r w:rsidDel="00BC3CD8">
          <w:rPr>
            <w:rFonts w:asciiTheme="majorHAnsi" w:hAnsiTheme="majorHAnsi" w:cstheme="majorHAnsi"/>
            <w:color w:val="000000"/>
            <w:sz w:val="18"/>
            <w:szCs w:val="16"/>
          </w:rPr>
          <w:delText>REST APIs, express these operations as HTTP/REST operations such as GET, POST, PUT, DELETE</w:delText>
        </w:r>
      </w:del>
    </w:p>
    <w:p w14:paraId="61C3425F" w14:textId="61DCD905" w:rsidR="00A57F88" w:rsidDel="00BC3CD8" w:rsidRDefault="00A57F88" w:rsidP="00A57F88">
      <w:pPr>
        <w:pStyle w:val="ListParagraph"/>
        <w:numPr>
          <w:ilvl w:val="1"/>
          <w:numId w:val="8"/>
        </w:numPr>
        <w:rPr>
          <w:del w:id="87" w:author="Paul Marshall" w:date="2018-09-05T17:04:00Z"/>
          <w:rFonts w:asciiTheme="majorHAnsi" w:hAnsiTheme="majorHAnsi" w:cstheme="majorHAnsi"/>
          <w:color w:val="000000"/>
          <w:sz w:val="18"/>
          <w:szCs w:val="16"/>
        </w:rPr>
      </w:pPr>
      <w:del w:id="88" w:author="Paul Marshall" w:date="2018-09-05T10:39:00Z">
        <w:r w:rsidDel="00BB3555">
          <w:rPr>
            <w:rFonts w:asciiTheme="majorHAnsi" w:hAnsiTheme="majorHAnsi" w:cstheme="majorHAnsi"/>
            <w:color w:val="000000"/>
            <w:sz w:val="18"/>
            <w:szCs w:val="16"/>
          </w:rPr>
          <w:delText xml:space="preserve">In </w:delText>
        </w:r>
      </w:del>
      <w:del w:id="89" w:author="Paul Marshall" w:date="2018-09-05T17:04:00Z">
        <w:r w:rsidDel="00BC3CD8">
          <w:rPr>
            <w:rFonts w:asciiTheme="majorHAnsi" w:hAnsiTheme="majorHAnsi" w:cstheme="majorHAnsi"/>
            <w:color w:val="000000"/>
            <w:sz w:val="18"/>
            <w:szCs w:val="16"/>
          </w:rPr>
          <w:delText xml:space="preserve">SOAP APIs, express these operations as separate SOAP </w:delText>
        </w:r>
        <w:r w:rsidR="00095CB2" w:rsidDel="00BC3CD8">
          <w:rPr>
            <w:rFonts w:asciiTheme="majorHAnsi" w:hAnsiTheme="majorHAnsi" w:cstheme="majorHAnsi"/>
            <w:color w:val="000000"/>
            <w:sz w:val="18"/>
            <w:szCs w:val="16"/>
          </w:rPr>
          <w:delText>Operations inside a service definition WSDL file</w:delText>
        </w:r>
      </w:del>
    </w:p>
    <w:p w14:paraId="197D37F4" w14:textId="4E5B1B2F" w:rsidR="00095CB2" w:rsidDel="00BC3CD8" w:rsidRDefault="00BA5CD4" w:rsidP="00095CB2">
      <w:pPr>
        <w:pStyle w:val="ListParagraph"/>
        <w:numPr>
          <w:ilvl w:val="0"/>
          <w:numId w:val="8"/>
        </w:numPr>
        <w:rPr>
          <w:del w:id="90" w:author="Paul Marshall" w:date="2018-09-05T17:04:00Z"/>
          <w:rFonts w:asciiTheme="majorHAnsi" w:hAnsiTheme="majorHAnsi" w:cstheme="majorHAnsi"/>
          <w:color w:val="000000"/>
          <w:sz w:val="18"/>
          <w:szCs w:val="16"/>
        </w:rPr>
      </w:pPr>
      <w:del w:id="91" w:author="Paul Marshall" w:date="2018-09-05T17:04:00Z">
        <w:r w:rsidDel="00BC3CD8">
          <w:rPr>
            <w:rFonts w:asciiTheme="majorHAnsi" w:hAnsiTheme="majorHAnsi" w:cstheme="majorHAnsi"/>
            <w:color w:val="000000"/>
            <w:sz w:val="18"/>
            <w:szCs w:val="16"/>
          </w:rPr>
          <w:delText xml:space="preserve">Request </w:delText>
        </w:r>
        <w:r w:rsidR="00F14D86" w:rsidDel="00BC3CD8">
          <w:rPr>
            <w:rFonts w:asciiTheme="majorHAnsi" w:hAnsiTheme="majorHAnsi" w:cstheme="majorHAnsi"/>
            <w:color w:val="000000"/>
            <w:sz w:val="18"/>
            <w:szCs w:val="16"/>
          </w:rPr>
          <w:delText>R</w:delText>
        </w:r>
        <w:r w:rsidDel="00BC3CD8">
          <w:rPr>
            <w:rFonts w:asciiTheme="majorHAnsi" w:hAnsiTheme="majorHAnsi" w:cstheme="majorHAnsi"/>
            <w:color w:val="000000"/>
            <w:sz w:val="18"/>
            <w:szCs w:val="16"/>
          </w:rPr>
          <w:delText>equirements</w:delText>
        </w:r>
      </w:del>
    </w:p>
    <w:p w14:paraId="541BEACC" w14:textId="233ED9D8" w:rsidR="00BA5CD4" w:rsidDel="00BC3CD8" w:rsidRDefault="00BA5CD4" w:rsidP="00BA5CD4">
      <w:pPr>
        <w:pStyle w:val="ListParagraph"/>
        <w:numPr>
          <w:ilvl w:val="1"/>
          <w:numId w:val="8"/>
        </w:numPr>
        <w:rPr>
          <w:del w:id="92" w:author="Paul Marshall" w:date="2018-09-05T17:04:00Z"/>
          <w:rFonts w:asciiTheme="majorHAnsi" w:hAnsiTheme="majorHAnsi" w:cstheme="majorHAnsi"/>
          <w:color w:val="000000"/>
          <w:sz w:val="18"/>
          <w:szCs w:val="16"/>
        </w:rPr>
      </w:pPr>
      <w:del w:id="93" w:author="Paul Marshall" w:date="2018-09-05T10:40:00Z">
        <w:r w:rsidDel="006B00D3">
          <w:rPr>
            <w:rFonts w:asciiTheme="majorHAnsi" w:hAnsiTheme="majorHAnsi" w:cstheme="majorHAnsi"/>
            <w:color w:val="000000"/>
            <w:sz w:val="18"/>
            <w:szCs w:val="16"/>
          </w:rPr>
          <w:delText xml:space="preserve">What </w:delText>
        </w:r>
      </w:del>
      <w:del w:id="94" w:author="Paul Marshall" w:date="2018-09-05T17:04:00Z">
        <w:r w:rsidDel="00BC3CD8">
          <w:rPr>
            <w:rFonts w:asciiTheme="majorHAnsi" w:hAnsiTheme="majorHAnsi" w:cstheme="majorHAnsi"/>
            <w:color w:val="000000"/>
            <w:sz w:val="18"/>
            <w:szCs w:val="16"/>
          </w:rPr>
          <w:delText>inputs</w:delText>
        </w:r>
      </w:del>
      <w:del w:id="95" w:author="Paul Marshall" w:date="2018-09-05T10:40:00Z">
        <w:r w:rsidDel="006B00D3">
          <w:rPr>
            <w:rFonts w:asciiTheme="majorHAnsi" w:hAnsiTheme="majorHAnsi" w:cstheme="majorHAnsi"/>
            <w:color w:val="000000"/>
            <w:sz w:val="18"/>
            <w:szCs w:val="16"/>
          </w:rPr>
          <w:delText xml:space="preserve"> are expected</w:delText>
        </w:r>
      </w:del>
      <w:del w:id="96" w:author="Paul Marshall" w:date="2018-09-05T17:04:00Z">
        <w:r w:rsidDel="00BC3CD8">
          <w:rPr>
            <w:rFonts w:asciiTheme="majorHAnsi" w:hAnsiTheme="majorHAnsi" w:cstheme="majorHAnsi"/>
            <w:color w:val="000000"/>
            <w:sz w:val="18"/>
            <w:szCs w:val="16"/>
          </w:rPr>
          <w:delText xml:space="preserve"> for each service operation (e.g., a unique Customer ID to fetch customer details from the database)</w:delText>
        </w:r>
      </w:del>
    </w:p>
    <w:p w14:paraId="21CA3915" w14:textId="5D8DF832" w:rsidR="00BA5CD4" w:rsidDel="00BC3CD8" w:rsidRDefault="00BA5CD4" w:rsidP="00BA5CD4">
      <w:pPr>
        <w:pStyle w:val="ListParagraph"/>
        <w:numPr>
          <w:ilvl w:val="1"/>
          <w:numId w:val="8"/>
        </w:numPr>
        <w:rPr>
          <w:del w:id="97" w:author="Paul Marshall" w:date="2018-09-05T17:04:00Z"/>
          <w:rFonts w:asciiTheme="majorHAnsi" w:hAnsiTheme="majorHAnsi" w:cstheme="majorHAnsi"/>
          <w:color w:val="000000"/>
          <w:sz w:val="18"/>
          <w:szCs w:val="16"/>
        </w:rPr>
      </w:pPr>
      <w:del w:id="98" w:author="Paul Marshall" w:date="2018-09-05T10:40:00Z">
        <w:r w:rsidDel="006B00D3">
          <w:rPr>
            <w:rFonts w:asciiTheme="majorHAnsi" w:hAnsiTheme="majorHAnsi" w:cstheme="majorHAnsi"/>
            <w:color w:val="000000"/>
            <w:sz w:val="18"/>
            <w:szCs w:val="16"/>
          </w:rPr>
          <w:delText>W</w:delText>
        </w:r>
      </w:del>
      <w:del w:id="99" w:author="Paul Marshall" w:date="2018-09-05T17:04:00Z">
        <w:r w:rsidDel="00BC3CD8">
          <w:rPr>
            <w:rFonts w:asciiTheme="majorHAnsi" w:hAnsiTheme="majorHAnsi" w:cstheme="majorHAnsi"/>
            <w:color w:val="000000"/>
            <w:sz w:val="18"/>
            <w:szCs w:val="16"/>
          </w:rPr>
          <w:delText>hich</w:delText>
        </w:r>
      </w:del>
      <w:del w:id="100" w:author="Paul Marshall" w:date="2018-09-05T10:40:00Z">
        <w:r w:rsidDel="006B00D3">
          <w:rPr>
            <w:rFonts w:asciiTheme="majorHAnsi" w:hAnsiTheme="majorHAnsi" w:cstheme="majorHAnsi"/>
            <w:color w:val="000000"/>
            <w:sz w:val="18"/>
            <w:szCs w:val="16"/>
          </w:rPr>
          <w:delText xml:space="preserve"> of these </w:delText>
        </w:r>
      </w:del>
      <w:del w:id="101" w:author="Paul Marshall" w:date="2018-09-05T17:04:00Z">
        <w:r w:rsidDel="00BC3CD8">
          <w:rPr>
            <w:rFonts w:asciiTheme="majorHAnsi" w:hAnsiTheme="majorHAnsi" w:cstheme="majorHAnsi"/>
            <w:color w:val="000000"/>
            <w:sz w:val="18"/>
            <w:szCs w:val="16"/>
          </w:rPr>
          <w:delText>inputs are required</w:delText>
        </w:r>
      </w:del>
    </w:p>
    <w:p w14:paraId="1C26420E" w14:textId="03F03C09" w:rsidR="00BA5CD4" w:rsidDel="00BC3CD8" w:rsidRDefault="00BA5CD4" w:rsidP="00BA5CD4">
      <w:pPr>
        <w:pStyle w:val="ListParagraph"/>
        <w:numPr>
          <w:ilvl w:val="1"/>
          <w:numId w:val="8"/>
        </w:numPr>
        <w:rPr>
          <w:del w:id="102" w:author="Paul Marshall" w:date="2018-09-05T17:04:00Z"/>
          <w:rFonts w:asciiTheme="majorHAnsi" w:hAnsiTheme="majorHAnsi" w:cstheme="majorHAnsi"/>
          <w:color w:val="000000"/>
          <w:sz w:val="18"/>
          <w:szCs w:val="16"/>
        </w:rPr>
      </w:pPr>
      <w:del w:id="103" w:author="Paul Marshall" w:date="2018-09-05T10:41:00Z">
        <w:r w:rsidDel="006B00D3">
          <w:rPr>
            <w:rFonts w:asciiTheme="majorHAnsi" w:hAnsiTheme="majorHAnsi" w:cstheme="majorHAnsi"/>
            <w:color w:val="000000"/>
            <w:sz w:val="18"/>
            <w:szCs w:val="16"/>
          </w:rPr>
          <w:delText xml:space="preserve">What </w:delText>
        </w:r>
      </w:del>
      <w:del w:id="104" w:author="Paul Marshall" w:date="2018-09-05T17:04:00Z">
        <w:r w:rsidDel="00BC3CD8">
          <w:rPr>
            <w:rFonts w:asciiTheme="majorHAnsi" w:hAnsiTheme="majorHAnsi" w:cstheme="majorHAnsi"/>
            <w:color w:val="000000"/>
            <w:sz w:val="18"/>
            <w:szCs w:val="16"/>
          </w:rPr>
          <w:delText>data</w:delText>
        </w:r>
        <w:r w:rsidR="00BC339F" w:rsidDel="00BC3CD8">
          <w:rPr>
            <w:rFonts w:asciiTheme="majorHAnsi" w:hAnsiTheme="majorHAnsi" w:cstheme="majorHAnsi"/>
            <w:color w:val="000000"/>
            <w:sz w:val="18"/>
            <w:szCs w:val="16"/>
          </w:rPr>
          <w:delText xml:space="preserve"> </w:delText>
        </w:r>
        <w:r w:rsidDel="00BC3CD8">
          <w:rPr>
            <w:rFonts w:asciiTheme="majorHAnsi" w:hAnsiTheme="majorHAnsi" w:cstheme="majorHAnsi"/>
            <w:color w:val="000000"/>
            <w:sz w:val="18"/>
            <w:szCs w:val="16"/>
          </w:rPr>
          <w:delText>type</w:delText>
        </w:r>
      </w:del>
      <w:del w:id="105" w:author="Paul Marshall" w:date="2018-09-05T10:41:00Z">
        <w:r w:rsidDel="006B00D3">
          <w:rPr>
            <w:rFonts w:asciiTheme="majorHAnsi" w:hAnsiTheme="majorHAnsi" w:cstheme="majorHAnsi"/>
            <w:color w:val="000000"/>
            <w:sz w:val="18"/>
            <w:szCs w:val="16"/>
          </w:rPr>
          <w:delText xml:space="preserve"> </w:delText>
        </w:r>
        <w:r w:rsidR="00BC339F" w:rsidDel="006B00D3">
          <w:rPr>
            <w:rFonts w:asciiTheme="majorHAnsi" w:hAnsiTheme="majorHAnsi" w:cstheme="majorHAnsi"/>
            <w:color w:val="000000"/>
            <w:sz w:val="18"/>
            <w:szCs w:val="16"/>
          </w:rPr>
          <w:delText>is associated with</w:delText>
        </w:r>
        <w:r w:rsidDel="006B00D3">
          <w:rPr>
            <w:rFonts w:asciiTheme="majorHAnsi" w:hAnsiTheme="majorHAnsi" w:cstheme="majorHAnsi"/>
            <w:color w:val="000000"/>
            <w:sz w:val="18"/>
            <w:szCs w:val="16"/>
          </w:rPr>
          <w:delText xml:space="preserve"> each </w:delText>
        </w:r>
        <w:r w:rsidR="00BC339F" w:rsidDel="006B00D3">
          <w:rPr>
            <w:rFonts w:asciiTheme="majorHAnsi" w:hAnsiTheme="majorHAnsi" w:cstheme="majorHAnsi"/>
            <w:color w:val="000000"/>
            <w:sz w:val="18"/>
            <w:szCs w:val="16"/>
          </w:rPr>
          <w:delText xml:space="preserve">of the </w:delText>
        </w:r>
        <w:r w:rsidDel="006B00D3">
          <w:rPr>
            <w:rFonts w:asciiTheme="majorHAnsi" w:hAnsiTheme="majorHAnsi" w:cstheme="majorHAnsi"/>
            <w:color w:val="000000"/>
            <w:sz w:val="18"/>
            <w:szCs w:val="16"/>
          </w:rPr>
          <w:delText>input</w:delText>
        </w:r>
        <w:r w:rsidR="00BC339F" w:rsidDel="006B00D3">
          <w:rPr>
            <w:rFonts w:asciiTheme="majorHAnsi" w:hAnsiTheme="majorHAnsi" w:cstheme="majorHAnsi"/>
            <w:color w:val="000000"/>
            <w:sz w:val="18"/>
            <w:szCs w:val="16"/>
          </w:rPr>
          <w:delText>s</w:delText>
        </w:r>
      </w:del>
    </w:p>
    <w:p w14:paraId="6E7DF8E9" w14:textId="20C55EEB" w:rsidR="00BA5CD4" w:rsidDel="00BC3CD8" w:rsidRDefault="00BA5CD4" w:rsidP="00BA5CD4">
      <w:pPr>
        <w:pStyle w:val="ListParagraph"/>
        <w:numPr>
          <w:ilvl w:val="0"/>
          <w:numId w:val="8"/>
        </w:numPr>
        <w:rPr>
          <w:del w:id="106" w:author="Paul Marshall" w:date="2018-09-05T17:04:00Z"/>
          <w:rFonts w:asciiTheme="majorHAnsi" w:hAnsiTheme="majorHAnsi" w:cstheme="majorHAnsi"/>
          <w:color w:val="000000"/>
          <w:sz w:val="18"/>
          <w:szCs w:val="16"/>
        </w:rPr>
      </w:pPr>
      <w:del w:id="107" w:author="Paul Marshall" w:date="2018-09-05T17:04:00Z">
        <w:r w:rsidDel="00BC3CD8">
          <w:rPr>
            <w:rFonts w:asciiTheme="majorHAnsi" w:hAnsiTheme="majorHAnsi" w:cstheme="majorHAnsi"/>
            <w:color w:val="000000"/>
            <w:sz w:val="18"/>
            <w:szCs w:val="16"/>
          </w:rPr>
          <w:delText xml:space="preserve">Response </w:delText>
        </w:r>
        <w:r w:rsidR="00F14D86" w:rsidDel="00BC3CD8">
          <w:rPr>
            <w:rFonts w:asciiTheme="majorHAnsi" w:hAnsiTheme="majorHAnsi" w:cstheme="majorHAnsi"/>
            <w:color w:val="000000"/>
            <w:sz w:val="18"/>
            <w:szCs w:val="16"/>
          </w:rPr>
          <w:delText>R</w:delText>
        </w:r>
        <w:r w:rsidDel="00BC3CD8">
          <w:rPr>
            <w:rFonts w:asciiTheme="majorHAnsi" w:hAnsiTheme="majorHAnsi" w:cstheme="majorHAnsi"/>
            <w:color w:val="000000"/>
            <w:sz w:val="18"/>
            <w:szCs w:val="16"/>
          </w:rPr>
          <w:delText>equirements</w:delText>
        </w:r>
      </w:del>
    </w:p>
    <w:p w14:paraId="3DACAAEA" w14:textId="48E0F26A" w:rsidR="00BA5CD4" w:rsidDel="00BC3CD8" w:rsidRDefault="00BA5CD4" w:rsidP="00BA5CD4">
      <w:pPr>
        <w:pStyle w:val="ListParagraph"/>
        <w:numPr>
          <w:ilvl w:val="1"/>
          <w:numId w:val="8"/>
        </w:numPr>
        <w:rPr>
          <w:del w:id="108" w:author="Paul Marshall" w:date="2018-09-05T17:04:00Z"/>
          <w:rFonts w:asciiTheme="majorHAnsi" w:hAnsiTheme="majorHAnsi" w:cstheme="majorHAnsi"/>
          <w:color w:val="000000"/>
          <w:sz w:val="18"/>
          <w:szCs w:val="16"/>
        </w:rPr>
      </w:pPr>
      <w:del w:id="109" w:author="Paul Marshall" w:date="2018-09-05T10:41:00Z">
        <w:r w:rsidDel="006B00D3">
          <w:rPr>
            <w:rFonts w:asciiTheme="majorHAnsi" w:hAnsiTheme="majorHAnsi" w:cstheme="majorHAnsi"/>
            <w:color w:val="000000"/>
            <w:sz w:val="18"/>
            <w:szCs w:val="16"/>
          </w:rPr>
          <w:delText xml:space="preserve">What </w:delText>
        </w:r>
      </w:del>
      <w:del w:id="110" w:author="Paul Marshall" w:date="2018-09-05T17:04:00Z">
        <w:r w:rsidDel="00BC3CD8">
          <w:rPr>
            <w:rFonts w:asciiTheme="majorHAnsi" w:hAnsiTheme="majorHAnsi" w:cstheme="majorHAnsi"/>
            <w:color w:val="000000"/>
            <w:sz w:val="18"/>
            <w:szCs w:val="16"/>
          </w:rPr>
          <w:delText>outputs</w:delText>
        </w:r>
      </w:del>
      <w:del w:id="111" w:author="Paul Marshall" w:date="2018-09-05T10:41:00Z">
        <w:r w:rsidDel="006B00D3">
          <w:rPr>
            <w:rFonts w:asciiTheme="majorHAnsi" w:hAnsiTheme="majorHAnsi" w:cstheme="majorHAnsi"/>
            <w:color w:val="000000"/>
            <w:sz w:val="18"/>
            <w:szCs w:val="16"/>
          </w:rPr>
          <w:delText xml:space="preserve"> are expected</w:delText>
        </w:r>
      </w:del>
      <w:del w:id="112" w:author="Paul Marshall" w:date="2018-09-05T17:04:00Z">
        <w:r w:rsidDel="00BC3CD8">
          <w:rPr>
            <w:rFonts w:asciiTheme="majorHAnsi" w:hAnsiTheme="majorHAnsi" w:cstheme="majorHAnsi"/>
            <w:color w:val="000000"/>
            <w:sz w:val="18"/>
            <w:szCs w:val="16"/>
          </w:rPr>
          <w:delText xml:space="preserve"> for each service operation</w:delText>
        </w:r>
      </w:del>
    </w:p>
    <w:p w14:paraId="0875E83A" w14:textId="5CAA9A8E" w:rsidR="00BC339F" w:rsidDel="00BC3CD8" w:rsidRDefault="00BC339F" w:rsidP="00BA5CD4">
      <w:pPr>
        <w:pStyle w:val="ListParagraph"/>
        <w:numPr>
          <w:ilvl w:val="1"/>
          <w:numId w:val="8"/>
        </w:numPr>
        <w:rPr>
          <w:del w:id="113" w:author="Paul Marshall" w:date="2018-09-05T17:04:00Z"/>
          <w:rFonts w:asciiTheme="majorHAnsi" w:hAnsiTheme="majorHAnsi" w:cstheme="majorHAnsi"/>
          <w:color w:val="000000"/>
          <w:sz w:val="18"/>
          <w:szCs w:val="16"/>
        </w:rPr>
      </w:pPr>
      <w:del w:id="114" w:author="Paul Marshall" w:date="2018-09-05T10:42:00Z">
        <w:r w:rsidDel="006B00D3">
          <w:rPr>
            <w:rFonts w:asciiTheme="majorHAnsi" w:hAnsiTheme="majorHAnsi" w:cstheme="majorHAnsi"/>
            <w:color w:val="000000"/>
            <w:sz w:val="18"/>
            <w:szCs w:val="16"/>
          </w:rPr>
          <w:delText xml:space="preserve">What </w:delText>
        </w:r>
      </w:del>
      <w:del w:id="115" w:author="Paul Marshall" w:date="2018-09-05T17:04:00Z">
        <w:r w:rsidDel="00BC3CD8">
          <w:rPr>
            <w:rFonts w:asciiTheme="majorHAnsi" w:hAnsiTheme="majorHAnsi" w:cstheme="majorHAnsi"/>
            <w:color w:val="000000"/>
            <w:sz w:val="18"/>
            <w:szCs w:val="16"/>
          </w:rPr>
          <w:delText>data type</w:delText>
        </w:r>
      </w:del>
      <w:del w:id="116" w:author="Paul Marshall" w:date="2018-09-05T10:42:00Z">
        <w:r w:rsidDel="006B00D3">
          <w:rPr>
            <w:rFonts w:asciiTheme="majorHAnsi" w:hAnsiTheme="majorHAnsi" w:cstheme="majorHAnsi"/>
            <w:color w:val="000000"/>
            <w:sz w:val="18"/>
            <w:szCs w:val="16"/>
          </w:rPr>
          <w:delText xml:space="preserve"> is associated with each of the outputs</w:delText>
        </w:r>
      </w:del>
    </w:p>
    <w:p w14:paraId="48FA84CD" w14:textId="47860195" w:rsidR="00F14D86" w:rsidDel="00BC3CD8" w:rsidRDefault="00BC339F" w:rsidP="00BA5CD4">
      <w:pPr>
        <w:pStyle w:val="ListParagraph"/>
        <w:numPr>
          <w:ilvl w:val="1"/>
          <w:numId w:val="8"/>
        </w:numPr>
        <w:rPr>
          <w:del w:id="117" w:author="Paul Marshall" w:date="2018-09-05T17:04:00Z"/>
          <w:rFonts w:asciiTheme="majorHAnsi" w:hAnsiTheme="majorHAnsi" w:cstheme="majorHAnsi"/>
          <w:color w:val="000000"/>
          <w:sz w:val="18"/>
          <w:szCs w:val="16"/>
        </w:rPr>
      </w:pPr>
      <w:del w:id="118" w:author="Paul Marshall" w:date="2018-09-05T10:42:00Z">
        <w:r w:rsidDel="006B00D3">
          <w:rPr>
            <w:rFonts w:asciiTheme="majorHAnsi" w:hAnsiTheme="majorHAnsi" w:cstheme="majorHAnsi"/>
            <w:color w:val="000000"/>
            <w:sz w:val="18"/>
            <w:szCs w:val="16"/>
          </w:rPr>
          <w:delText>What</w:delText>
        </w:r>
        <w:r w:rsidR="00970576" w:rsidDel="006B00D3">
          <w:rPr>
            <w:rFonts w:asciiTheme="majorHAnsi" w:hAnsiTheme="majorHAnsi" w:cstheme="majorHAnsi"/>
            <w:color w:val="000000"/>
            <w:sz w:val="18"/>
            <w:szCs w:val="16"/>
          </w:rPr>
          <w:delText xml:space="preserve"> is </w:delText>
        </w:r>
      </w:del>
      <w:del w:id="119" w:author="Paul Marshall" w:date="2018-09-05T17:04:00Z">
        <w:r w:rsidR="00970576" w:rsidDel="00BC3CD8">
          <w:rPr>
            <w:rFonts w:asciiTheme="majorHAnsi" w:hAnsiTheme="majorHAnsi" w:cstheme="majorHAnsi"/>
            <w:color w:val="000000"/>
            <w:sz w:val="18"/>
            <w:szCs w:val="16"/>
          </w:rPr>
          <w:delText>an example of a data item returned</w:delText>
        </w:r>
      </w:del>
      <w:del w:id="120" w:author="Paul Marshall" w:date="2018-09-05T10:42:00Z">
        <w:r w:rsidR="00970576" w:rsidDel="006B00D3">
          <w:rPr>
            <w:rFonts w:asciiTheme="majorHAnsi" w:hAnsiTheme="majorHAnsi" w:cstheme="majorHAnsi"/>
            <w:color w:val="000000"/>
            <w:sz w:val="18"/>
            <w:szCs w:val="16"/>
          </w:rPr>
          <w:delText xml:space="preserve"> back</w:delText>
        </w:r>
      </w:del>
      <w:del w:id="121" w:author="Paul Marshall" w:date="2018-09-05T17:04:00Z">
        <w:r w:rsidR="00970576" w:rsidDel="00BC3CD8">
          <w:rPr>
            <w:rFonts w:asciiTheme="majorHAnsi" w:hAnsiTheme="majorHAnsi" w:cstheme="majorHAnsi"/>
            <w:color w:val="000000"/>
            <w:sz w:val="18"/>
            <w:szCs w:val="16"/>
          </w:rPr>
          <w:delText xml:space="preserve"> (provide </w:delText>
        </w:r>
      </w:del>
      <w:del w:id="122" w:author="Paul Marshall" w:date="2018-09-05T10:44:00Z">
        <w:r w:rsidR="00970576" w:rsidDel="006B00D3">
          <w:rPr>
            <w:rFonts w:asciiTheme="majorHAnsi" w:hAnsiTheme="majorHAnsi" w:cstheme="majorHAnsi"/>
            <w:color w:val="000000"/>
            <w:sz w:val="18"/>
            <w:szCs w:val="16"/>
          </w:rPr>
          <w:delText xml:space="preserve">either </w:delText>
        </w:r>
      </w:del>
      <w:del w:id="123" w:author="Paul Marshall" w:date="2018-09-05T17:04:00Z">
        <w:r w:rsidR="00970576" w:rsidDel="00BC3CD8">
          <w:rPr>
            <w:rFonts w:asciiTheme="majorHAnsi" w:hAnsiTheme="majorHAnsi" w:cstheme="majorHAnsi"/>
            <w:color w:val="000000"/>
            <w:sz w:val="18"/>
            <w:szCs w:val="16"/>
          </w:rPr>
          <w:delText>dummy data</w:delText>
        </w:r>
      </w:del>
      <w:del w:id="124" w:author="Paul Marshall" w:date="2018-09-05T10:43:00Z">
        <w:r w:rsidR="00970576" w:rsidDel="006B00D3">
          <w:rPr>
            <w:rFonts w:asciiTheme="majorHAnsi" w:hAnsiTheme="majorHAnsi" w:cstheme="majorHAnsi"/>
            <w:color w:val="000000"/>
            <w:sz w:val="18"/>
            <w:szCs w:val="16"/>
          </w:rPr>
          <w:delText xml:space="preserve"> or real customer information, scrubbed from any sensitive information, for security reasons</w:delText>
        </w:r>
      </w:del>
      <w:del w:id="125" w:author="Paul Marshall" w:date="2018-09-05T17:04:00Z">
        <w:r w:rsidR="00970576" w:rsidDel="00BC3CD8">
          <w:rPr>
            <w:rFonts w:asciiTheme="majorHAnsi" w:hAnsiTheme="majorHAnsi" w:cstheme="majorHAnsi"/>
            <w:color w:val="000000"/>
            <w:sz w:val="18"/>
            <w:szCs w:val="16"/>
          </w:rPr>
          <w:delText>)</w:delText>
        </w:r>
      </w:del>
    </w:p>
    <w:p w14:paraId="5379263E" w14:textId="04422D4A" w:rsidR="00F14D86" w:rsidDel="00BC3CD8" w:rsidRDefault="00F14D86" w:rsidP="00F14D86">
      <w:pPr>
        <w:pStyle w:val="ListParagraph"/>
        <w:numPr>
          <w:ilvl w:val="0"/>
          <w:numId w:val="8"/>
        </w:numPr>
        <w:rPr>
          <w:del w:id="126" w:author="Paul Marshall" w:date="2018-09-05T17:04:00Z"/>
          <w:rFonts w:asciiTheme="majorHAnsi" w:hAnsiTheme="majorHAnsi" w:cstheme="majorHAnsi"/>
          <w:color w:val="000000"/>
          <w:sz w:val="18"/>
          <w:szCs w:val="16"/>
        </w:rPr>
      </w:pPr>
      <w:del w:id="127" w:author="Paul Marshall" w:date="2018-09-05T17:04:00Z">
        <w:r w:rsidDel="00BC3CD8">
          <w:rPr>
            <w:rFonts w:asciiTheme="majorHAnsi" w:hAnsiTheme="majorHAnsi" w:cstheme="majorHAnsi"/>
            <w:color w:val="000000"/>
            <w:sz w:val="18"/>
            <w:szCs w:val="16"/>
          </w:rPr>
          <w:delText>Service Security Requirements</w:delText>
        </w:r>
      </w:del>
    </w:p>
    <w:p w14:paraId="1C361C5B" w14:textId="59D58A99" w:rsidR="00F14D86" w:rsidDel="00BC3CD8" w:rsidRDefault="00F14D86" w:rsidP="00F14D86">
      <w:pPr>
        <w:pStyle w:val="ListParagraph"/>
        <w:numPr>
          <w:ilvl w:val="1"/>
          <w:numId w:val="8"/>
        </w:numPr>
        <w:rPr>
          <w:del w:id="128" w:author="Paul Marshall" w:date="2018-09-05T17:04:00Z"/>
          <w:rFonts w:asciiTheme="majorHAnsi" w:hAnsiTheme="majorHAnsi" w:cstheme="majorHAnsi"/>
          <w:color w:val="000000"/>
          <w:sz w:val="18"/>
          <w:szCs w:val="16"/>
        </w:rPr>
      </w:pPr>
      <w:del w:id="129" w:author="Paul Marshall" w:date="2018-09-05T16:24:00Z">
        <w:r w:rsidDel="00C01295">
          <w:rPr>
            <w:rFonts w:asciiTheme="majorHAnsi" w:hAnsiTheme="majorHAnsi" w:cstheme="majorHAnsi"/>
            <w:color w:val="000000"/>
            <w:sz w:val="18"/>
            <w:szCs w:val="16"/>
          </w:rPr>
          <w:delText xml:space="preserve">Does </w:delText>
        </w:r>
      </w:del>
      <w:del w:id="130" w:author="Paul Marshall" w:date="2018-09-05T17:04:00Z">
        <w:r w:rsidDel="00BC3CD8">
          <w:rPr>
            <w:rFonts w:asciiTheme="majorHAnsi" w:hAnsiTheme="majorHAnsi" w:cstheme="majorHAnsi"/>
            <w:color w:val="000000"/>
            <w:sz w:val="18"/>
            <w:szCs w:val="16"/>
          </w:rPr>
          <w:delText>the service expect an OAuth 2.0 Bearer token</w:delText>
        </w:r>
      </w:del>
    </w:p>
    <w:p w14:paraId="26A38658" w14:textId="77A139DA" w:rsidR="00F14D86" w:rsidDel="00BC3CD8" w:rsidRDefault="00F14D86" w:rsidP="00F14D86">
      <w:pPr>
        <w:pStyle w:val="ListParagraph"/>
        <w:numPr>
          <w:ilvl w:val="1"/>
          <w:numId w:val="8"/>
        </w:numPr>
        <w:rPr>
          <w:del w:id="131" w:author="Paul Marshall" w:date="2018-09-05T17:04:00Z"/>
          <w:rFonts w:asciiTheme="majorHAnsi" w:hAnsiTheme="majorHAnsi" w:cstheme="majorHAnsi"/>
          <w:color w:val="000000"/>
          <w:sz w:val="18"/>
          <w:szCs w:val="16"/>
        </w:rPr>
      </w:pPr>
      <w:del w:id="132" w:author="Paul Marshall" w:date="2018-09-05T16:25:00Z">
        <w:r w:rsidDel="00C01295">
          <w:rPr>
            <w:rFonts w:asciiTheme="majorHAnsi" w:hAnsiTheme="majorHAnsi" w:cstheme="majorHAnsi"/>
            <w:color w:val="000000"/>
            <w:sz w:val="18"/>
            <w:szCs w:val="16"/>
          </w:rPr>
          <w:delText xml:space="preserve">Does </w:delText>
        </w:r>
      </w:del>
      <w:del w:id="133" w:author="Paul Marshall" w:date="2018-09-05T17:04:00Z">
        <w:r w:rsidDel="00BC3CD8">
          <w:rPr>
            <w:rFonts w:asciiTheme="majorHAnsi" w:hAnsiTheme="majorHAnsi" w:cstheme="majorHAnsi"/>
            <w:color w:val="000000"/>
            <w:sz w:val="18"/>
            <w:szCs w:val="16"/>
          </w:rPr>
          <w:delText>the service expect an WSSE Security Header (for SOAP services)</w:delText>
        </w:r>
      </w:del>
    </w:p>
    <w:p w14:paraId="1555C75F" w14:textId="214E4453" w:rsidR="00505B36" w:rsidRDefault="00F14D86" w:rsidP="00505B36">
      <w:pPr>
        <w:pStyle w:val="ListParagraph"/>
        <w:numPr>
          <w:ilvl w:val="0"/>
          <w:numId w:val="29"/>
        </w:numPr>
        <w:rPr>
          <w:ins w:id="134" w:author="Paul Marshall" w:date="2018-09-05T16:49:00Z"/>
          <w:rFonts w:asciiTheme="majorHAnsi" w:hAnsiTheme="majorHAnsi" w:cstheme="majorHAnsi"/>
          <w:color w:val="000000"/>
          <w:sz w:val="18"/>
          <w:szCs w:val="16"/>
        </w:rPr>
      </w:pPr>
      <w:del w:id="135" w:author="Paul Marshall" w:date="2018-09-05T16:25:00Z">
        <w:r w:rsidDel="00C01295">
          <w:rPr>
            <w:rFonts w:asciiTheme="majorHAnsi" w:hAnsiTheme="majorHAnsi" w:cstheme="majorHAnsi"/>
            <w:color w:val="000000"/>
            <w:sz w:val="18"/>
            <w:szCs w:val="16"/>
          </w:rPr>
          <w:delText xml:space="preserve">Does </w:delText>
        </w:r>
      </w:del>
      <w:del w:id="136" w:author="Paul Marshall" w:date="2018-09-05T17:04:00Z">
        <w:r w:rsidDel="00BC3CD8">
          <w:rPr>
            <w:rFonts w:asciiTheme="majorHAnsi" w:hAnsiTheme="majorHAnsi" w:cstheme="majorHAnsi"/>
            <w:color w:val="000000"/>
            <w:sz w:val="18"/>
            <w:szCs w:val="16"/>
          </w:rPr>
          <w:delText>the service expect a</w:delText>
        </w:r>
        <w:r w:rsidR="0018613F" w:rsidDel="00BC3CD8">
          <w:rPr>
            <w:rFonts w:asciiTheme="majorHAnsi" w:hAnsiTheme="majorHAnsi" w:cstheme="majorHAnsi"/>
            <w:color w:val="000000"/>
            <w:sz w:val="18"/>
            <w:szCs w:val="16"/>
          </w:rPr>
          <w:delText xml:space="preserve"> Basic Auth user name and password</w:delText>
        </w:r>
      </w:del>
      <w:ins w:id="137" w:author="Paul Marshall" w:date="2018-09-05T16:54:00Z">
        <w:r w:rsidR="00FF457B">
          <w:rPr>
            <w:rFonts w:asciiTheme="majorHAnsi" w:hAnsiTheme="majorHAnsi" w:cstheme="majorHAnsi"/>
            <w:color w:val="000000"/>
            <w:sz w:val="18"/>
            <w:szCs w:val="16"/>
          </w:rPr>
          <w:t>API Services to be consumed by service consumers (e.g., “</w:t>
        </w:r>
        <w:proofErr w:type="spellStart"/>
        <w:r w:rsidR="00FF457B">
          <w:rPr>
            <w:rFonts w:asciiTheme="majorHAnsi" w:hAnsiTheme="majorHAnsi" w:cstheme="majorHAnsi"/>
            <w:color w:val="000000"/>
            <w:sz w:val="18"/>
            <w:szCs w:val="16"/>
          </w:rPr>
          <w:t>xyz</w:t>
        </w:r>
        <w:proofErr w:type="spellEnd"/>
        <w:r w:rsidR="00FF457B">
          <w:rPr>
            <w:rFonts w:asciiTheme="majorHAnsi" w:hAnsiTheme="majorHAnsi" w:cstheme="majorHAnsi"/>
            <w:color w:val="000000"/>
            <w:sz w:val="18"/>
            <w:szCs w:val="16"/>
          </w:rPr>
          <w:t>-database-retrieval-service”)</w:t>
        </w:r>
      </w:ins>
    </w:p>
    <w:p w14:paraId="58733927" w14:textId="48B41599" w:rsidR="00505B36" w:rsidRDefault="00000C41" w:rsidP="00277E71">
      <w:pPr>
        <w:pStyle w:val="ListParagraph"/>
        <w:numPr>
          <w:ilvl w:val="0"/>
          <w:numId w:val="29"/>
        </w:numPr>
        <w:rPr>
          <w:ins w:id="138" w:author="Paul Marshall" w:date="2018-09-05T16:49:00Z"/>
          <w:rFonts w:asciiTheme="majorHAnsi" w:hAnsiTheme="majorHAnsi" w:cstheme="majorHAnsi"/>
          <w:color w:val="000000"/>
          <w:sz w:val="18"/>
          <w:szCs w:val="16"/>
        </w:rPr>
        <w:pPrChange w:id="139" w:author="Paul Marshall" w:date="2018-09-05T16:52:00Z">
          <w:pPr>
            <w:pStyle w:val="ListParagraph"/>
            <w:numPr>
              <w:numId w:val="30"/>
            </w:numPr>
            <w:ind w:hanging="360"/>
          </w:pPr>
        </w:pPrChange>
      </w:pPr>
      <w:ins w:id="140" w:author="Paul Marshall" w:date="2018-09-05T16:55:00Z">
        <w:r>
          <w:rPr>
            <w:rFonts w:asciiTheme="majorHAnsi" w:hAnsiTheme="majorHAnsi" w:cstheme="majorHAnsi"/>
            <w:color w:val="000000"/>
            <w:sz w:val="18"/>
            <w:szCs w:val="16"/>
          </w:rPr>
          <w:t xml:space="preserve">Service Operations (e.g., Retrieve single record, </w:t>
        </w:r>
        <w:proofErr w:type="gramStart"/>
        <w:r>
          <w:rPr>
            <w:rFonts w:asciiTheme="majorHAnsi" w:hAnsiTheme="majorHAnsi" w:cstheme="majorHAnsi"/>
            <w:color w:val="000000"/>
            <w:sz w:val="18"/>
            <w:szCs w:val="16"/>
          </w:rPr>
          <w:t>Retrieve</w:t>
        </w:r>
        <w:proofErr w:type="gramEnd"/>
        <w:r>
          <w:rPr>
            <w:rFonts w:asciiTheme="majorHAnsi" w:hAnsiTheme="majorHAnsi" w:cstheme="majorHAnsi"/>
            <w:color w:val="000000"/>
            <w:sz w:val="18"/>
            <w:szCs w:val="16"/>
          </w:rPr>
          <w:t xml:space="preserve"> a collection, Insert New Record, Update a Record)</w:t>
        </w:r>
      </w:ins>
    </w:p>
    <w:p w14:paraId="53ECBF24" w14:textId="0290DEA1" w:rsidR="00505B36" w:rsidRDefault="000B56AF" w:rsidP="00505B36">
      <w:pPr>
        <w:pStyle w:val="ListParagraph"/>
        <w:numPr>
          <w:ilvl w:val="1"/>
          <w:numId w:val="30"/>
        </w:numPr>
        <w:rPr>
          <w:ins w:id="141" w:author="Paul Marshall" w:date="2018-09-05T16:49:00Z"/>
          <w:rFonts w:asciiTheme="majorHAnsi" w:hAnsiTheme="majorHAnsi" w:cstheme="majorHAnsi"/>
          <w:color w:val="000000"/>
          <w:sz w:val="18"/>
          <w:szCs w:val="16"/>
        </w:rPr>
      </w:pPr>
      <w:ins w:id="142" w:author="Paul Marshall" w:date="2018-09-05T17:01:00Z">
        <w:r>
          <w:rPr>
            <w:rFonts w:asciiTheme="majorHAnsi" w:hAnsiTheme="majorHAnsi" w:cstheme="majorHAnsi"/>
            <w:color w:val="000000"/>
            <w:sz w:val="18"/>
            <w:szCs w:val="16"/>
          </w:rPr>
          <w:t>For REST APIs, express these operations as HTTP/REST operations such as GET, POST, PUT, DELETE</w:t>
        </w:r>
      </w:ins>
    </w:p>
    <w:p w14:paraId="0EBFF801" w14:textId="2B226531" w:rsidR="00505B36" w:rsidRPr="00505B36" w:rsidRDefault="000B56AF" w:rsidP="00505B36">
      <w:pPr>
        <w:pStyle w:val="ListParagraph"/>
        <w:numPr>
          <w:ilvl w:val="1"/>
          <w:numId w:val="30"/>
        </w:numPr>
        <w:rPr>
          <w:ins w:id="143" w:author="Paul Marshall" w:date="2018-09-05T16:48:00Z"/>
          <w:rFonts w:asciiTheme="majorHAnsi" w:hAnsiTheme="majorHAnsi" w:cstheme="majorHAnsi"/>
          <w:color w:val="000000"/>
          <w:sz w:val="18"/>
          <w:szCs w:val="16"/>
          <w:rPrChange w:id="144" w:author="Paul Marshall" w:date="2018-09-05T16:49:00Z">
            <w:rPr>
              <w:ins w:id="145" w:author="Paul Marshall" w:date="2018-09-05T16:48:00Z"/>
            </w:rPr>
          </w:rPrChange>
        </w:rPr>
        <w:pPrChange w:id="146" w:author="Paul Marshall" w:date="2018-09-05T16:49:00Z">
          <w:pPr/>
        </w:pPrChange>
      </w:pPr>
      <w:ins w:id="147" w:author="Paul Marshall" w:date="2018-09-05T17:02:00Z">
        <w:r>
          <w:rPr>
            <w:rFonts w:asciiTheme="majorHAnsi" w:hAnsiTheme="majorHAnsi" w:cstheme="majorHAnsi"/>
            <w:color w:val="000000"/>
            <w:sz w:val="18"/>
            <w:szCs w:val="16"/>
          </w:rPr>
          <w:t>For SOAP APIs, express these operations as separate SOAP Operations inside a service definition WSDL file</w:t>
        </w:r>
      </w:ins>
    </w:p>
    <w:p w14:paraId="325204C7" w14:textId="007047B1" w:rsidR="00505B36" w:rsidRDefault="00000C41" w:rsidP="00277E71">
      <w:pPr>
        <w:pStyle w:val="ListParagraph"/>
        <w:numPr>
          <w:ilvl w:val="0"/>
          <w:numId w:val="29"/>
        </w:numPr>
        <w:rPr>
          <w:ins w:id="148" w:author="Paul Marshall" w:date="2018-09-05T16:50:00Z"/>
          <w:rFonts w:asciiTheme="majorHAnsi" w:hAnsiTheme="majorHAnsi" w:cstheme="majorHAnsi"/>
          <w:color w:val="000000"/>
          <w:sz w:val="18"/>
          <w:szCs w:val="16"/>
        </w:rPr>
        <w:pPrChange w:id="149" w:author="Paul Marshall" w:date="2018-09-05T16:52:00Z">
          <w:pPr>
            <w:pStyle w:val="ListParagraph"/>
            <w:numPr>
              <w:numId w:val="31"/>
            </w:numPr>
            <w:ind w:hanging="360"/>
          </w:pPr>
        </w:pPrChange>
      </w:pPr>
      <w:ins w:id="150" w:author="Paul Marshall" w:date="2018-09-05T16:55:00Z">
        <w:r>
          <w:rPr>
            <w:rFonts w:asciiTheme="majorHAnsi" w:hAnsiTheme="majorHAnsi" w:cstheme="majorHAnsi"/>
            <w:color w:val="000000"/>
            <w:sz w:val="18"/>
            <w:szCs w:val="16"/>
          </w:rPr>
          <w:t>Request Requirements</w:t>
        </w:r>
      </w:ins>
    </w:p>
    <w:p w14:paraId="33F07F09" w14:textId="50FFD4C2" w:rsidR="00EC1019" w:rsidRDefault="000B56AF" w:rsidP="00EC1019">
      <w:pPr>
        <w:pStyle w:val="ListParagraph"/>
        <w:numPr>
          <w:ilvl w:val="1"/>
          <w:numId w:val="31"/>
        </w:numPr>
        <w:rPr>
          <w:ins w:id="151" w:author="Paul Marshall" w:date="2018-09-05T16:50:00Z"/>
          <w:rFonts w:asciiTheme="majorHAnsi" w:hAnsiTheme="majorHAnsi" w:cstheme="majorHAnsi"/>
          <w:color w:val="000000"/>
          <w:sz w:val="18"/>
          <w:szCs w:val="16"/>
        </w:rPr>
      </w:pPr>
      <w:ins w:id="152" w:author="Paul Marshall" w:date="2018-09-05T17:02:00Z">
        <w:r>
          <w:rPr>
            <w:rFonts w:asciiTheme="majorHAnsi" w:hAnsiTheme="majorHAnsi" w:cstheme="majorHAnsi"/>
            <w:color w:val="000000"/>
            <w:sz w:val="18"/>
            <w:szCs w:val="16"/>
          </w:rPr>
          <w:t>Identify expected inputs for each service operation (e.g., a unique Customer ID to fetch customer details from the database)</w:t>
        </w:r>
      </w:ins>
    </w:p>
    <w:p w14:paraId="73B50C46" w14:textId="51EA81D0" w:rsidR="00EC1019" w:rsidRDefault="000B56AF" w:rsidP="00EC1019">
      <w:pPr>
        <w:pStyle w:val="ListParagraph"/>
        <w:numPr>
          <w:ilvl w:val="1"/>
          <w:numId w:val="31"/>
        </w:numPr>
        <w:rPr>
          <w:ins w:id="153" w:author="Paul Marshall" w:date="2018-09-05T16:58:00Z"/>
          <w:rFonts w:asciiTheme="majorHAnsi" w:hAnsiTheme="majorHAnsi" w:cstheme="majorHAnsi"/>
          <w:color w:val="000000"/>
          <w:sz w:val="18"/>
          <w:szCs w:val="16"/>
        </w:rPr>
      </w:pPr>
      <w:ins w:id="154" w:author="Paul Marshall" w:date="2018-09-05T17:02:00Z">
        <w:r>
          <w:rPr>
            <w:rFonts w:asciiTheme="majorHAnsi" w:hAnsiTheme="majorHAnsi" w:cstheme="majorHAnsi"/>
            <w:color w:val="000000"/>
            <w:sz w:val="18"/>
            <w:szCs w:val="16"/>
          </w:rPr>
          <w:t>Identify which inputs are required</w:t>
        </w:r>
      </w:ins>
    </w:p>
    <w:p w14:paraId="290B43B5" w14:textId="2E050BEE" w:rsidR="008B3E95" w:rsidRPr="00EC1019" w:rsidRDefault="000B56AF" w:rsidP="00EC1019">
      <w:pPr>
        <w:pStyle w:val="ListParagraph"/>
        <w:numPr>
          <w:ilvl w:val="1"/>
          <w:numId w:val="31"/>
        </w:numPr>
        <w:rPr>
          <w:ins w:id="155" w:author="Paul Marshall" w:date="2018-09-05T16:48:00Z"/>
          <w:rFonts w:asciiTheme="majorHAnsi" w:hAnsiTheme="majorHAnsi" w:cstheme="majorHAnsi"/>
          <w:color w:val="000000"/>
          <w:sz w:val="18"/>
          <w:szCs w:val="16"/>
          <w:rPrChange w:id="156" w:author="Paul Marshall" w:date="2018-09-05T16:50:00Z">
            <w:rPr>
              <w:ins w:id="157" w:author="Paul Marshall" w:date="2018-09-05T16:48:00Z"/>
            </w:rPr>
          </w:rPrChange>
        </w:rPr>
        <w:pPrChange w:id="158" w:author="Paul Marshall" w:date="2018-09-05T16:50:00Z">
          <w:pPr/>
        </w:pPrChange>
      </w:pPr>
      <w:ins w:id="159" w:author="Paul Marshall" w:date="2018-09-05T17:02:00Z">
        <w:r>
          <w:rPr>
            <w:rFonts w:asciiTheme="majorHAnsi" w:hAnsiTheme="majorHAnsi" w:cstheme="majorHAnsi"/>
            <w:color w:val="000000"/>
            <w:sz w:val="18"/>
            <w:szCs w:val="16"/>
          </w:rPr>
          <w:t>Identify input data types</w:t>
        </w:r>
      </w:ins>
    </w:p>
    <w:p w14:paraId="6343D0A5" w14:textId="05645E9E" w:rsidR="00505B36" w:rsidRDefault="00000C41" w:rsidP="00FF457B">
      <w:pPr>
        <w:pStyle w:val="ListParagraph"/>
        <w:numPr>
          <w:ilvl w:val="0"/>
          <w:numId w:val="29"/>
        </w:numPr>
        <w:rPr>
          <w:ins w:id="160" w:author="Paul Marshall" w:date="2018-09-05T16:58:00Z"/>
          <w:rFonts w:asciiTheme="majorHAnsi" w:hAnsiTheme="majorHAnsi" w:cstheme="majorHAnsi"/>
          <w:color w:val="000000"/>
          <w:sz w:val="18"/>
          <w:szCs w:val="16"/>
        </w:rPr>
      </w:pPr>
      <w:ins w:id="161" w:author="Paul Marshall" w:date="2018-09-05T16:55:00Z">
        <w:r>
          <w:rPr>
            <w:rFonts w:asciiTheme="majorHAnsi" w:hAnsiTheme="majorHAnsi" w:cstheme="majorHAnsi"/>
            <w:color w:val="000000"/>
            <w:sz w:val="18"/>
            <w:szCs w:val="16"/>
          </w:rPr>
          <w:t>Response Requirements</w:t>
        </w:r>
      </w:ins>
    </w:p>
    <w:p w14:paraId="768E8D9D" w14:textId="1C488CCB" w:rsidR="008B3E95" w:rsidRDefault="000B56AF" w:rsidP="008B3E95">
      <w:pPr>
        <w:pStyle w:val="ListParagraph"/>
        <w:numPr>
          <w:ilvl w:val="1"/>
          <w:numId w:val="29"/>
        </w:numPr>
        <w:rPr>
          <w:ins w:id="162" w:author="Paul Marshall" w:date="2018-09-05T16:58:00Z"/>
          <w:rFonts w:asciiTheme="majorHAnsi" w:hAnsiTheme="majorHAnsi" w:cstheme="majorHAnsi"/>
          <w:color w:val="000000"/>
          <w:sz w:val="18"/>
          <w:szCs w:val="16"/>
        </w:rPr>
      </w:pPr>
      <w:ins w:id="163" w:author="Paul Marshall" w:date="2018-09-05T17:02:00Z">
        <w:r>
          <w:rPr>
            <w:rFonts w:asciiTheme="majorHAnsi" w:hAnsiTheme="majorHAnsi" w:cstheme="majorHAnsi"/>
            <w:color w:val="000000"/>
            <w:sz w:val="18"/>
            <w:szCs w:val="16"/>
          </w:rPr>
          <w:t>Identify expected outputs for each service operation</w:t>
        </w:r>
      </w:ins>
    </w:p>
    <w:p w14:paraId="53C91039" w14:textId="499B5877" w:rsidR="008B3E95" w:rsidRDefault="000B56AF" w:rsidP="008B3E95">
      <w:pPr>
        <w:pStyle w:val="ListParagraph"/>
        <w:numPr>
          <w:ilvl w:val="1"/>
          <w:numId w:val="29"/>
        </w:numPr>
        <w:rPr>
          <w:ins w:id="164" w:author="Paul Marshall" w:date="2018-09-05T16:59:00Z"/>
          <w:rFonts w:asciiTheme="majorHAnsi" w:hAnsiTheme="majorHAnsi" w:cstheme="majorHAnsi"/>
          <w:color w:val="000000"/>
          <w:sz w:val="18"/>
          <w:szCs w:val="16"/>
        </w:rPr>
      </w:pPr>
      <w:ins w:id="165" w:author="Paul Marshall" w:date="2018-09-05T17:03:00Z">
        <w:r>
          <w:rPr>
            <w:rFonts w:asciiTheme="majorHAnsi" w:hAnsiTheme="majorHAnsi" w:cstheme="majorHAnsi"/>
            <w:color w:val="000000"/>
            <w:sz w:val="18"/>
            <w:szCs w:val="16"/>
          </w:rPr>
          <w:t>Identify output data types</w:t>
        </w:r>
      </w:ins>
    </w:p>
    <w:p w14:paraId="61450FD7" w14:textId="160B4DD0" w:rsidR="008B3E95" w:rsidRPr="00FF457B" w:rsidRDefault="000B56AF" w:rsidP="008B3E95">
      <w:pPr>
        <w:pStyle w:val="ListParagraph"/>
        <w:numPr>
          <w:ilvl w:val="1"/>
          <w:numId w:val="29"/>
        </w:numPr>
        <w:rPr>
          <w:ins w:id="166" w:author="Paul Marshall" w:date="2018-09-05T16:50:00Z"/>
          <w:rFonts w:asciiTheme="majorHAnsi" w:hAnsiTheme="majorHAnsi" w:cstheme="majorHAnsi"/>
          <w:color w:val="000000"/>
          <w:sz w:val="18"/>
          <w:szCs w:val="16"/>
          <w:rPrChange w:id="167" w:author="Paul Marshall" w:date="2018-09-05T16:54:00Z">
            <w:rPr>
              <w:ins w:id="168" w:author="Paul Marshall" w:date="2018-09-05T16:50:00Z"/>
            </w:rPr>
          </w:rPrChange>
        </w:rPr>
        <w:pPrChange w:id="169" w:author="Paul Marshall" w:date="2018-09-05T16:58:00Z">
          <w:pPr/>
        </w:pPrChange>
      </w:pPr>
      <w:ins w:id="170" w:author="Paul Marshall" w:date="2018-09-05T17:03:00Z">
        <w:r>
          <w:rPr>
            <w:rFonts w:asciiTheme="majorHAnsi" w:hAnsiTheme="majorHAnsi" w:cstheme="majorHAnsi"/>
            <w:color w:val="000000"/>
            <w:sz w:val="18"/>
            <w:szCs w:val="16"/>
          </w:rPr>
          <w:lastRenderedPageBreak/>
          <w:t>Provide an example of a data items returned (provide dummy data sets for people, never provide information that corresponds to a real person; Code lists, such as States or Diagnosis Codes may contain real data))</w:t>
        </w:r>
      </w:ins>
    </w:p>
    <w:p w14:paraId="389468B2" w14:textId="6B584ED0" w:rsidR="008B3E95" w:rsidRDefault="000B56AF" w:rsidP="008B3E95">
      <w:pPr>
        <w:pStyle w:val="ListParagraph"/>
        <w:numPr>
          <w:ilvl w:val="0"/>
          <w:numId w:val="29"/>
        </w:numPr>
        <w:rPr>
          <w:ins w:id="171" w:author="Paul Marshall" w:date="2018-09-05T16:59:00Z"/>
          <w:rFonts w:asciiTheme="majorHAnsi" w:hAnsiTheme="majorHAnsi" w:cstheme="majorHAnsi"/>
          <w:color w:val="000000"/>
          <w:sz w:val="18"/>
          <w:szCs w:val="16"/>
        </w:rPr>
        <w:pPrChange w:id="172" w:author="Paul Marshall" w:date="2018-09-05T17:00:00Z">
          <w:pPr>
            <w:pStyle w:val="ListParagraph"/>
            <w:numPr>
              <w:numId w:val="32"/>
            </w:numPr>
            <w:ind w:hanging="360"/>
          </w:pPr>
        </w:pPrChange>
      </w:pPr>
      <w:ins w:id="173" w:author="Paul Marshall" w:date="2018-09-05T17:03:00Z">
        <w:r>
          <w:rPr>
            <w:rFonts w:asciiTheme="majorHAnsi" w:hAnsiTheme="majorHAnsi" w:cstheme="majorHAnsi"/>
            <w:color w:val="000000"/>
            <w:sz w:val="18"/>
            <w:szCs w:val="16"/>
          </w:rPr>
          <w:t>Service Security Requirements</w:t>
        </w:r>
      </w:ins>
    </w:p>
    <w:p w14:paraId="6C4A4B33" w14:textId="155B33D1" w:rsidR="008B3E95" w:rsidRDefault="000B56AF" w:rsidP="008B3E95">
      <w:pPr>
        <w:pStyle w:val="ListParagraph"/>
        <w:numPr>
          <w:ilvl w:val="1"/>
          <w:numId w:val="32"/>
        </w:numPr>
        <w:rPr>
          <w:ins w:id="174" w:author="Paul Marshall" w:date="2018-09-05T17:00:00Z"/>
          <w:rFonts w:asciiTheme="majorHAnsi" w:hAnsiTheme="majorHAnsi" w:cstheme="majorHAnsi"/>
          <w:color w:val="000000"/>
          <w:sz w:val="18"/>
          <w:szCs w:val="16"/>
        </w:rPr>
      </w:pPr>
      <w:ins w:id="175" w:author="Paul Marshall" w:date="2018-09-05T17:03:00Z">
        <w:r>
          <w:rPr>
            <w:rFonts w:asciiTheme="majorHAnsi" w:hAnsiTheme="majorHAnsi" w:cstheme="majorHAnsi"/>
            <w:color w:val="000000"/>
            <w:sz w:val="18"/>
            <w:szCs w:val="16"/>
          </w:rPr>
          <w:t>Identify if the service expects an OAuth 2.0 Bearer token</w:t>
        </w:r>
      </w:ins>
    </w:p>
    <w:p w14:paraId="6375B632" w14:textId="50FE5790" w:rsidR="008B3E95" w:rsidRDefault="000B56AF" w:rsidP="008B3E95">
      <w:pPr>
        <w:pStyle w:val="ListParagraph"/>
        <w:numPr>
          <w:ilvl w:val="1"/>
          <w:numId w:val="32"/>
        </w:numPr>
        <w:rPr>
          <w:ins w:id="176" w:author="Paul Marshall" w:date="2018-09-05T17:00:00Z"/>
          <w:rFonts w:asciiTheme="majorHAnsi" w:hAnsiTheme="majorHAnsi" w:cstheme="majorHAnsi"/>
          <w:color w:val="000000"/>
          <w:sz w:val="18"/>
          <w:szCs w:val="16"/>
        </w:rPr>
      </w:pPr>
      <w:ins w:id="177" w:author="Paul Marshall" w:date="2018-09-05T17:03:00Z">
        <w:r>
          <w:rPr>
            <w:rFonts w:asciiTheme="majorHAnsi" w:hAnsiTheme="majorHAnsi" w:cstheme="majorHAnsi"/>
            <w:color w:val="000000"/>
            <w:sz w:val="18"/>
            <w:szCs w:val="16"/>
          </w:rPr>
          <w:t>Identify if the service expects an WSSE Security Header (for SOAP services)</w:t>
        </w:r>
      </w:ins>
    </w:p>
    <w:p w14:paraId="0F2B6BF4" w14:textId="68D91315" w:rsidR="008B3E95" w:rsidRDefault="000B56AF" w:rsidP="008B3E95">
      <w:pPr>
        <w:pStyle w:val="ListParagraph"/>
        <w:numPr>
          <w:ilvl w:val="1"/>
          <w:numId w:val="32"/>
        </w:numPr>
        <w:rPr>
          <w:ins w:id="178" w:author="Paul Marshall" w:date="2018-09-05T17:00:00Z"/>
          <w:rFonts w:asciiTheme="majorHAnsi" w:hAnsiTheme="majorHAnsi" w:cstheme="majorHAnsi"/>
          <w:color w:val="000000"/>
          <w:sz w:val="18"/>
          <w:szCs w:val="16"/>
        </w:rPr>
      </w:pPr>
      <w:ins w:id="179" w:author="Paul Marshall" w:date="2018-09-05T17:04:00Z">
        <w:r>
          <w:rPr>
            <w:rFonts w:asciiTheme="majorHAnsi" w:hAnsiTheme="majorHAnsi" w:cstheme="majorHAnsi"/>
            <w:color w:val="000000"/>
            <w:sz w:val="18"/>
            <w:szCs w:val="16"/>
          </w:rPr>
          <w:t>Identify if the service expects a Basic Auth user name and password</w:t>
        </w:r>
      </w:ins>
    </w:p>
    <w:p w14:paraId="17EF1729" w14:textId="529FF2D4" w:rsidR="008B3E95" w:rsidRPr="00505B36" w:rsidDel="00BC3CD8" w:rsidRDefault="008B3E95" w:rsidP="00505B36">
      <w:pPr>
        <w:rPr>
          <w:del w:id="180" w:author="Paul Marshall" w:date="2018-09-05T17:05:00Z"/>
          <w:rFonts w:asciiTheme="majorHAnsi" w:hAnsiTheme="majorHAnsi" w:cstheme="majorHAnsi"/>
          <w:color w:val="000000"/>
          <w:sz w:val="18"/>
          <w:szCs w:val="16"/>
          <w:rPrChange w:id="181" w:author="Paul Marshall" w:date="2018-09-05T16:48:00Z">
            <w:rPr>
              <w:del w:id="182" w:author="Paul Marshall" w:date="2018-09-05T17:05:00Z"/>
            </w:rPr>
          </w:rPrChange>
        </w:rPr>
        <w:pPrChange w:id="183" w:author="Paul Marshall" w:date="2018-09-05T16:48:00Z">
          <w:pPr>
            <w:pStyle w:val="ListParagraph"/>
            <w:numPr>
              <w:ilvl w:val="1"/>
              <w:numId w:val="8"/>
            </w:numPr>
            <w:ind w:left="1080" w:hanging="360"/>
          </w:pPr>
        </w:pPrChange>
      </w:pPr>
    </w:p>
    <w:p w14:paraId="75E09B5D" w14:textId="4A46BC6C" w:rsidR="00013B7D" w:rsidRDefault="0018613F" w:rsidP="0018613F">
      <w:pPr>
        <w:rPr>
          <w:rFonts w:asciiTheme="majorHAnsi" w:hAnsiTheme="majorHAnsi" w:cstheme="majorHAnsi"/>
          <w:color w:val="000000"/>
          <w:sz w:val="18"/>
          <w:szCs w:val="16"/>
        </w:rPr>
      </w:pPr>
      <w:bookmarkStart w:id="184" w:name="_GoBack"/>
      <w:bookmarkEnd w:id="184"/>
      <w:r w:rsidRPr="0018613F">
        <w:rPr>
          <w:rFonts w:asciiTheme="majorHAnsi" w:hAnsiTheme="majorHAnsi" w:cstheme="majorHAnsi"/>
          <w:color w:val="000000"/>
          <w:sz w:val="18"/>
          <w:szCs w:val="16"/>
        </w:rPr>
        <w:t>O</w:t>
      </w:r>
      <w:r>
        <w:rPr>
          <w:rFonts w:asciiTheme="majorHAnsi" w:hAnsiTheme="majorHAnsi" w:cstheme="majorHAnsi"/>
          <w:color w:val="000000"/>
          <w:sz w:val="18"/>
          <w:szCs w:val="16"/>
        </w:rPr>
        <w:t xml:space="preserve">nce the contract is </w:t>
      </w:r>
      <w:del w:id="185" w:author="Paul Marshall" w:date="2018-09-05T16:25:00Z">
        <w:r w:rsidDel="00C01295">
          <w:rPr>
            <w:rFonts w:asciiTheme="majorHAnsi" w:hAnsiTheme="majorHAnsi" w:cstheme="majorHAnsi"/>
            <w:color w:val="000000"/>
            <w:sz w:val="18"/>
            <w:szCs w:val="16"/>
          </w:rPr>
          <w:delText>drawn up</w:delText>
        </w:r>
      </w:del>
      <w:ins w:id="186" w:author="Paul Marshall" w:date="2018-09-05T16:25:00Z">
        <w:r w:rsidR="00C01295">
          <w:rPr>
            <w:rFonts w:asciiTheme="majorHAnsi" w:hAnsiTheme="majorHAnsi" w:cstheme="majorHAnsi"/>
            <w:color w:val="000000"/>
            <w:sz w:val="18"/>
            <w:szCs w:val="16"/>
          </w:rPr>
          <w:t>defined</w:t>
        </w:r>
      </w:ins>
      <w:r>
        <w:rPr>
          <w:rFonts w:asciiTheme="majorHAnsi" w:hAnsiTheme="majorHAnsi" w:cstheme="majorHAnsi"/>
          <w:color w:val="000000"/>
          <w:sz w:val="18"/>
          <w:szCs w:val="16"/>
        </w:rPr>
        <w:t xml:space="preserve">, you can proceed to socialize </w:t>
      </w:r>
      <w:del w:id="187" w:author="Paul Marshall" w:date="2018-09-05T16:26:00Z">
        <w:r w:rsidDel="00C01295">
          <w:rPr>
            <w:rFonts w:asciiTheme="majorHAnsi" w:hAnsiTheme="majorHAnsi" w:cstheme="majorHAnsi"/>
            <w:color w:val="000000"/>
            <w:sz w:val="18"/>
            <w:szCs w:val="16"/>
          </w:rPr>
          <w:delText xml:space="preserve">that </w:delText>
        </w:r>
      </w:del>
      <w:ins w:id="188"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ins w:id="189" w:author="Paul Marshall" w:date="2018-09-05T16:27:00Z">
        <w:r w:rsidR="00C01295">
          <w:rPr>
            <w:rFonts w:asciiTheme="majorHAnsi" w:hAnsiTheme="majorHAnsi" w:cstheme="majorHAnsi"/>
            <w:color w:val="000000"/>
            <w:sz w:val="18"/>
            <w:szCs w:val="16"/>
          </w:rPr>
          <w:t xml:space="preserve">the </w:t>
        </w:r>
      </w:ins>
      <w:r>
        <w:rPr>
          <w:rFonts w:asciiTheme="majorHAnsi" w:hAnsiTheme="majorHAnsi" w:cstheme="majorHAnsi"/>
          <w:color w:val="000000"/>
          <w:sz w:val="18"/>
          <w:szCs w:val="16"/>
        </w:rPr>
        <w:t xml:space="preserve">contract with the potential consumers of your microservice.  To socialize the </w:t>
      </w:r>
      <w:del w:id="190" w:author="Paul Marshall" w:date="2018-09-05T16:43:00Z">
        <w:r w:rsidDel="00170D24">
          <w:rPr>
            <w:rFonts w:asciiTheme="majorHAnsi" w:hAnsiTheme="majorHAnsi" w:cstheme="majorHAnsi"/>
            <w:color w:val="000000"/>
            <w:sz w:val="18"/>
            <w:szCs w:val="16"/>
          </w:rPr>
          <w:delText>API contract</w:delText>
        </w:r>
      </w:del>
      <w:ins w:id="19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w:t>
      </w:r>
      <w:del w:id="192" w:author="Paul Marshall" w:date="2018-09-05T16:26:00Z">
        <w:r w:rsidDel="00C01295">
          <w:rPr>
            <w:rFonts w:asciiTheme="majorHAnsi" w:hAnsiTheme="majorHAnsi" w:cstheme="majorHAnsi"/>
            <w:color w:val="000000"/>
            <w:sz w:val="18"/>
            <w:szCs w:val="16"/>
          </w:rPr>
          <w:delText xml:space="preserve">you </w:delText>
        </w:r>
      </w:del>
      <w:ins w:id="193" w:author="Paul Marshall" w:date="2018-09-05T16:26:00Z">
        <w:r w:rsidR="00C01295">
          <w:rPr>
            <w:rFonts w:asciiTheme="majorHAnsi" w:hAnsiTheme="majorHAnsi" w:cstheme="majorHAnsi"/>
            <w:color w:val="000000"/>
            <w:sz w:val="18"/>
            <w:szCs w:val="16"/>
          </w:rPr>
          <w:t>it</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should </w:t>
      </w:r>
      <w:ins w:id="194" w:author="Paul Marshall" w:date="2018-09-05T16:26:00Z">
        <w:r w:rsidR="00C01295">
          <w:rPr>
            <w:rFonts w:asciiTheme="majorHAnsi" w:hAnsiTheme="majorHAnsi" w:cstheme="majorHAnsi"/>
            <w:color w:val="000000"/>
            <w:sz w:val="18"/>
            <w:szCs w:val="16"/>
          </w:rPr>
          <w:t xml:space="preserve">be </w:t>
        </w:r>
      </w:ins>
      <w:r>
        <w:rPr>
          <w:rFonts w:asciiTheme="majorHAnsi" w:hAnsiTheme="majorHAnsi" w:cstheme="majorHAnsi"/>
          <w:color w:val="000000"/>
          <w:sz w:val="18"/>
          <w:szCs w:val="16"/>
        </w:rPr>
        <w:t>publish</w:t>
      </w:r>
      <w:ins w:id="195" w:author="Paul Marshall" w:date="2018-09-05T16:26:00Z">
        <w:r w:rsidR="00C01295">
          <w:rPr>
            <w:rFonts w:asciiTheme="majorHAnsi" w:hAnsiTheme="majorHAnsi" w:cstheme="majorHAnsi"/>
            <w:color w:val="000000"/>
            <w:sz w:val="18"/>
            <w:szCs w:val="16"/>
          </w:rPr>
          <w:t>ed</w:t>
        </w:r>
      </w:ins>
      <w:del w:id="196" w:author="Paul Marshall" w:date="2018-09-05T16:26:00Z">
        <w:r w:rsidDel="00C01295">
          <w:rPr>
            <w:rFonts w:asciiTheme="majorHAnsi" w:hAnsiTheme="majorHAnsi" w:cstheme="majorHAnsi"/>
            <w:color w:val="000000"/>
            <w:sz w:val="18"/>
            <w:szCs w:val="16"/>
          </w:rPr>
          <w:delText xml:space="preserve"> the contract</w:delText>
        </w:r>
      </w:del>
      <w:r>
        <w:rPr>
          <w:rFonts w:asciiTheme="majorHAnsi" w:hAnsiTheme="majorHAnsi" w:cstheme="majorHAnsi"/>
          <w:color w:val="000000"/>
          <w:sz w:val="18"/>
          <w:szCs w:val="16"/>
        </w:rPr>
        <w:t xml:space="preserve"> in</w:t>
      </w:r>
      <w:del w:id="197" w:author="Paul Marshall" w:date="2018-09-05T16:26:00Z">
        <w:r w:rsidDel="00C01295">
          <w:rPr>
            <w:rFonts w:asciiTheme="majorHAnsi" w:hAnsiTheme="majorHAnsi" w:cstheme="majorHAnsi"/>
            <w:color w:val="000000"/>
            <w:sz w:val="18"/>
            <w:szCs w:val="16"/>
          </w:rPr>
          <w:delText>to</w:delText>
        </w:r>
      </w:del>
      <w:r>
        <w:rPr>
          <w:rFonts w:asciiTheme="majorHAnsi" w:hAnsiTheme="majorHAnsi" w:cstheme="majorHAnsi"/>
          <w:color w:val="000000"/>
          <w:sz w:val="18"/>
          <w:szCs w:val="16"/>
        </w:rPr>
        <w:t xml:space="preserve"> an API Portal.  An API Portal is a web-based publishing platform which allows developers to share </w:t>
      </w:r>
      <w:del w:id="198" w:author="Paul Marshall" w:date="2018-09-05T16:27:00Z">
        <w:r w:rsidDel="00C01295">
          <w:rPr>
            <w:rFonts w:asciiTheme="majorHAnsi" w:hAnsiTheme="majorHAnsi" w:cstheme="majorHAnsi"/>
            <w:color w:val="000000"/>
            <w:sz w:val="18"/>
            <w:szCs w:val="16"/>
          </w:rPr>
          <w:delText xml:space="preserve">their </w:delText>
        </w:r>
      </w:del>
      <w:del w:id="199" w:author="Paul Marshall" w:date="2018-09-05T16:43:00Z">
        <w:r w:rsidDel="00170D24">
          <w:rPr>
            <w:rFonts w:asciiTheme="majorHAnsi" w:hAnsiTheme="majorHAnsi" w:cstheme="majorHAnsi"/>
            <w:color w:val="000000"/>
            <w:sz w:val="18"/>
            <w:szCs w:val="16"/>
          </w:rPr>
          <w:delText>API contract</w:delText>
        </w:r>
      </w:del>
      <w:ins w:id="200"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definitions, inform others of new </w:t>
      </w:r>
      <w:r w:rsidR="00577637">
        <w:rPr>
          <w:rFonts w:asciiTheme="majorHAnsi" w:hAnsiTheme="majorHAnsi" w:cstheme="majorHAnsi"/>
          <w:color w:val="000000"/>
          <w:sz w:val="18"/>
          <w:szCs w:val="16"/>
        </w:rPr>
        <w:t xml:space="preserve">APIs that are to be developed, find new APIs, and share </w:t>
      </w:r>
      <w:del w:id="201" w:author="Paul Marshall" w:date="2018-09-05T16:43:00Z">
        <w:r w:rsidR="00577637" w:rsidDel="00170D24">
          <w:rPr>
            <w:rFonts w:asciiTheme="majorHAnsi" w:hAnsiTheme="majorHAnsi" w:cstheme="majorHAnsi"/>
            <w:color w:val="000000"/>
            <w:sz w:val="18"/>
            <w:szCs w:val="16"/>
          </w:rPr>
          <w:delText>API contract</w:delText>
        </w:r>
      </w:del>
      <w:ins w:id="202" w:author="Paul Marshall" w:date="2018-09-05T16:43:00Z">
        <w:r w:rsidR="00170D24">
          <w:rPr>
            <w:rFonts w:asciiTheme="majorHAnsi" w:hAnsiTheme="majorHAnsi" w:cstheme="majorHAnsi"/>
            <w:color w:val="000000"/>
            <w:sz w:val="18"/>
            <w:szCs w:val="16"/>
          </w:rPr>
          <w:t>API Contract</w:t>
        </w:r>
      </w:ins>
      <w:r w:rsidR="00577637">
        <w:rPr>
          <w:rFonts w:asciiTheme="majorHAnsi" w:hAnsiTheme="majorHAnsi" w:cstheme="majorHAnsi"/>
          <w:color w:val="000000"/>
          <w:sz w:val="18"/>
          <w:szCs w:val="16"/>
        </w:rPr>
        <w:t>s with external partners and consumers.</w:t>
      </w:r>
    </w:p>
    <w:p w14:paraId="10633874" w14:textId="7093FEC1" w:rsidR="00577637" w:rsidRDefault="00577637" w:rsidP="0018613F">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r w:rsidR="001B0A8B">
        <w:rPr>
          <w:rFonts w:asciiTheme="majorHAnsi" w:hAnsiTheme="majorHAnsi" w:cstheme="majorHAnsi"/>
          <w:color w:val="000000"/>
          <w:sz w:val="18"/>
          <w:szCs w:val="16"/>
        </w:rPr>
        <w:t xml:space="preserve">with some </w:t>
      </w:r>
      <w:del w:id="203" w:author="Paul Marshall" w:date="2018-09-05T16:27:00Z">
        <w:r w:rsidR="001B0A8B" w:rsidDel="00C01295">
          <w:rPr>
            <w:rFonts w:asciiTheme="majorHAnsi" w:hAnsiTheme="majorHAnsi" w:cstheme="majorHAnsi"/>
            <w:color w:val="000000"/>
            <w:sz w:val="18"/>
            <w:szCs w:val="16"/>
          </w:rPr>
          <w:delText xml:space="preserve">sample </w:delText>
        </w:r>
      </w:del>
      <w:r w:rsidR="001B0A8B">
        <w:rPr>
          <w:rFonts w:asciiTheme="majorHAnsi" w:hAnsiTheme="majorHAnsi" w:cstheme="majorHAnsi"/>
          <w:color w:val="000000"/>
          <w:sz w:val="18"/>
          <w:szCs w:val="16"/>
        </w:rPr>
        <w:t>APIs is provided below</w:t>
      </w:r>
      <w:r w:rsidR="00B81DDF">
        <w:rPr>
          <w:rFonts w:asciiTheme="majorHAnsi" w:hAnsiTheme="majorHAnsi" w:cstheme="majorHAnsi"/>
          <w:color w:val="000000"/>
          <w:sz w:val="18"/>
          <w:szCs w:val="16"/>
        </w:rPr>
        <w:t xml:space="preserve">.  The screenshot shows </w:t>
      </w:r>
      <w:r w:rsidR="003F1A04">
        <w:rPr>
          <w:rFonts w:asciiTheme="majorHAnsi" w:hAnsiTheme="majorHAnsi" w:cstheme="majorHAnsi"/>
          <w:color w:val="000000"/>
          <w:sz w:val="18"/>
          <w:szCs w:val="16"/>
        </w:rPr>
        <w:t>REST APIs, SOAP APIs, or HTTP APIs that can be easily discovered by searching for specific term or just listing all that are available.</w:t>
      </w:r>
    </w:p>
    <w:p w14:paraId="46A88913" w14:textId="61A0DD75" w:rsidR="001B0A8B" w:rsidRPr="0018613F" w:rsidRDefault="00783F72" w:rsidP="0018613F">
      <w:pPr>
        <w:rPr>
          <w:rFonts w:asciiTheme="majorHAnsi" w:hAnsiTheme="majorHAnsi" w:cstheme="majorHAnsi"/>
          <w:color w:val="000000"/>
          <w:sz w:val="18"/>
          <w:szCs w:val="16"/>
        </w:rPr>
      </w:pPr>
      <w:r>
        <w:rPr>
          <w:noProof/>
        </w:rPr>
        <w:drawing>
          <wp:inline distT="0" distB="0" distL="0" distR="0" wp14:anchorId="735CC005" wp14:editId="70E19F2A">
            <wp:extent cx="5943600" cy="3328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28035"/>
                    </a:xfrm>
                    <a:prstGeom prst="rect">
                      <a:avLst/>
                    </a:prstGeom>
                  </pic:spPr>
                </pic:pic>
              </a:graphicData>
            </a:graphic>
          </wp:inline>
        </w:drawing>
      </w:r>
    </w:p>
    <w:p w14:paraId="249F053B" w14:textId="77777777" w:rsidR="003F1A04" w:rsidRDefault="003F1A04">
      <w:pPr>
        <w:rPr>
          <w:rFonts w:asciiTheme="majorHAnsi" w:hAnsiTheme="majorHAnsi" w:cstheme="majorHAnsi"/>
          <w:color w:val="000000"/>
          <w:sz w:val="18"/>
          <w:szCs w:val="16"/>
        </w:rPr>
      </w:pPr>
    </w:p>
    <w:p w14:paraId="2CC19D4C" w14:textId="1E522F22" w:rsidR="0070155C" w:rsidRDefault="003F1A04">
      <w:pPr>
        <w:rPr>
          <w:rFonts w:asciiTheme="majorHAnsi" w:hAnsiTheme="majorHAnsi" w:cstheme="majorHAnsi"/>
          <w:color w:val="000000"/>
          <w:sz w:val="18"/>
          <w:szCs w:val="16"/>
        </w:rPr>
      </w:pPr>
      <w:del w:id="204" w:author="Paul Marshall" w:date="2018-09-05T16:33:00Z">
        <w:r w:rsidDel="00C01295">
          <w:rPr>
            <w:rFonts w:asciiTheme="majorHAnsi" w:hAnsiTheme="majorHAnsi" w:cstheme="majorHAnsi"/>
            <w:color w:val="000000"/>
            <w:sz w:val="18"/>
            <w:szCs w:val="16"/>
          </w:rPr>
          <w:delText xml:space="preserve">Once </w:delText>
        </w:r>
      </w:del>
      <w:ins w:id="205" w:author="Paul Marshall" w:date="2018-09-05T16:33:00Z">
        <w:r w:rsidR="00C01295">
          <w:rPr>
            <w:rFonts w:asciiTheme="majorHAnsi" w:hAnsiTheme="majorHAnsi" w:cstheme="majorHAnsi"/>
            <w:color w:val="000000"/>
            <w:sz w:val="18"/>
            <w:szCs w:val="16"/>
          </w:rPr>
          <w:t>After</w:t>
        </w:r>
        <w:r w:rsidR="00C01295">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 xml:space="preserve">the </w:t>
      </w:r>
      <w:del w:id="206" w:author="Paul Marshall" w:date="2018-09-05T16:43:00Z">
        <w:r w:rsidDel="00170D24">
          <w:rPr>
            <w:rFonts w:asciiTheme="majorHAnsi" w:hAnsiTheme="majorHAnsi" w:cstheme="majorHAnsi"/>
            <w:color w:val="000000"/>
            <w:sz w:val="18"/>
            <w:szCs w:val="16"/>
          </w:rPr>
          <w:delText>API contract</w:delText>
        </w:r>
      </w:del>
      <w:ins w:id="207"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created and published to the API </w:t>
      </w:r>
      <w:r w:rsidR="0070155C">
        <w:rPr>
          <w:rFonts w:asciiTheme="majorHAnsi" w:hAnsiTheme="majorHAnsi" w:cstheme="majorHAnsi"/>
          <w:color w:val="000000"/>
          <w:sz w:val="18"/>
          <w:szCs w:val="16"/>
        </w:rPr>
        <w:t xml:space="preserve">Developer </w:t>
      </w:r>
      <w:r>
        <w:rPr>
          <w:rFonts w:asciiTheme="majorHAnsi" w:hAnsiTheme="majorHAnsi" w:cstheme="majorHAnsi"/>
          <w:color w:val="000000"/>
          <w:sz w:val="18"/>
          <w:szCs w:val="16"/>
        </w:rPr>
        <w:t xml:space="preserve">Portal, </w:t>
      </w:r>
      <w:ins w:id="208" w:author="Paul Marshall" w:date="2018-09-05T16:33:00Z">
        <w:r w:rsidR="00C01295">
          <w:rPr>
            <w:rFonts w:asciiTheme="majorHAnsi" w:hAnsiTheme="majorHAnsi" w:cstheme="majorHAnsi"/>
            <w:color w:val="000000"/>
            <w:sz w:val="18"/>
            <w:szCs w:val="16"/>
          </w:rPr>
          <w:t xml:space="preserve">a mock API can be created and published along with the </w:t>
        </w:r>
      </w:ins>
      <w:ins w:id="209" w:author="Paul Marshall" w:date="2018-09-05T16:43:00Z">
        <w:r w:rsidR="00170D24">
          <w:rPr>
            <w:rFonts w:asciiTheme="majorHAnsi" w:hAnsiTheme="majorHAnsi" w:cstheme="majorHAnsi"/>
            <w:color w:val="000000"/>
            <w:sz w:val="18"/>
            <w:szCs w:val="16"/>
          </w:rPr>
          <w:t xml:space="preserve">API </w:t>
        </w:r>
        <w:proofErr w:type="spellStart"/>
        <w:r w:rsidR="00170D24">
          <w:rPr>
            <w:rFonts w:asciiTheme="majorHAnsi" w:hAnsiTheme="majorHAnsi" w:cstheme="majorHAnsi"/>
            <w:color w:val="000000"/>
            <w:sz w:val="18"/>
            <w:szCs w:val="16"/>
          </w:rPr>
          <w:t>Contract</w:t>
        </w:r>
      </w:ins>
      <w:ins w:id="210" w:author="Paul Marshall" w:date="2018-09-05T16:34:00Z">
        <w:r w:rsidR="00C01295">
          <w:rPr>
            <w:rFonts w:asciiTheme="majorHAnsi" w:hAnsiTheme="majorHAnsi" w:cstheme="majorHAnsi"/>
            <w:color w:val="000000"/>
            <w:sz w:val="18"/>
            <w:szCs w:val="16"/>
          </w:rPr>
          <w:t>.</w:t>
        </w:r>
      </w:ins>
      <w:del w:id="211" w:author="Paul Marshall" w:date="2018-09-05T16:34:00Z">
        <w:r w:rsidR="0070155C" w:rsidDel="00B14881">
          <w:rPr>
            <w:rFonts w:asciiTheme="majorHAnsi" w:hAnsiTheme="majorHAnsi" w:cstheme="majorHAnsi"/>
            <w:color w:val="000000"/>
            <w:sz w:val="18"/>
            <w:szCs w:val="16"/>
          </w:rPr>
          <w:delText>you can proceed with creating a mock API to be published together with the API contract</w:delText>
        </w:r>
      </w:del>
      <w:ins w:id="212" w:author="Paul Marshall" w:date="2018-09-05T16:43:00Z">
        <w:r w:rsidR="00170D24">
          <w:rPr>
            <w:rFonts w:asciiTheme="majorHAnsi" w:hAnsiTheme="majorHAnsi" w:cstheme="majorHAnsi"/>
            <w:color w:val="000000"/>
            <w:sz w:val="18"/>
            <w:szCs w:val="16"/>
          </w:rPr>
          <w:t>API</w:t>
        </w:r>
        <w:proofErr w:type="spellEnd"/>
        <w:r w:rsidR="00170D24">
          <w:rPr>
            <w:rFonts w:asciiTheme="majorHAnsi" w:hAnsiTheme="majorHAnsi" w:cstheme="majorHAnsi"/>
            <w:color w:val="000000"/>
            <w:sz w:val="18"/>
            <w:szCs w:val="16"/>
          </w:rPr>
          <w:t xml:space="preserve"> Contract</w:t>
        </w:r>
      </w:ins>
      <w:del w:id="213" w:author="Paul Marshall" w:date="2018-09-05T16:34:00Z">
        <w:r w:rsidR="0070155C" w:rsidDel="00B14881">
          <w:rPr>
            <w:rFonts w:asciiTheme="majorHAnsi" w:hAnsiTheme="majorHAnsi" w:cstheme="majorHAnsi"/>
            <w:color w:val="000000"/>
            <w:sz w:val="18"/>
            <w:szCs w:val="16"/>
          </w:rPr>
          <w:delText>.</w:delText>
        </w:r>
      </w:del>
      <w:r w:rsidR="0070155C">
        <w:rPr>
          <w:rFonts w:asciiTheme="majorHAnsi" w:hAnsiTheme="majorHAnsi" w:cstheme="majorHAnsi"/>
          <w:color w:val="000000"/>
          <w:sz w:val="18"/>
          <w:szCs w:val="16"/>
        </w:rPr>
        <w:t xml:space="preserve">  Creating a mock allows </w:t>
      </w:r>
      <w:del w:id="214" w:author="Paul Marshall" w:date="2018-09-05T16:34: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 xml:space="preserve">API consumers to immediately test out </w:t>
      </w:r>
      <w:del w:id="215" w:author="Paul Marshall" w:date="2018-09-05T16:35:00Z">
        <w:r w:rsidR="0070155C" w:rsidDel="00B14881">
          <w:rPr>
            <w:rFonts w:asciiTheme="majorHAnsi" w:hAnsiTheme="majorHAnsi" w:cstheme="majorHAnsi"/>
            <w:color w:val="000000"/>
            <w:sz w:val="18"/>
            <w:szCs w:val="16"/>
          </w:rPr>
          <w:delText xml:space="preserve">your </w:delText>
        </w:r>
      </w:del>
      <w:r w:rsidR="0070155C">
        <w:rPr>
          <w:rFonts w:asciiTheme="majorHAnsi" w:hAnsiTheme="majorHAnsi" w:cstheme="majorHAnsi"/>
          <w:color w:val="000000"/>
          <w:sz w:val="18"/>
          <w:szCs w:val="16"/>
        </w:rPr>
        <w:t>API operations, without guessing what data is expected to be returned.</w:t>
      </w:r>
    </w:p>
    <w:p w14:paraId="2E0D199D" w14:textId="51E6DD2E" w:rsidR="0070155C" w:rsidRDefault="00B14881">
      <w:pPr>
        <w:rPr>
          <w:rFonts w:asciiTheme="majorHAnsi" w:hAnsiTheme="majorHAnsi" w:cstheme="majorHAnsi"/>
          <w:color w:val="000000"/>
          <w:sz w:val="18"/>
          <w:szCs w:val="16"/>
        </w:rPr>
      </w:pPr>
      <w:ins w:id="216" w:author="Paul Marshall" w:date="2018-09-05T16:35:00Z">
        <w:r>
          <w:rPr>
            <w:rFonts w:asciiTheme="majorHAnsi" w:hAnsiTheme="majorHAnsi" w:cstheme="majorHAnsi"/>
            <w:color w:val="000000"/>
            <w:sz w:val="18"/>
            <w:szCs w:val="16"/>
          </w:rPr>
          <w:t xml:space="preserve">If the </w:t>
        </w:r>
      </w:ins>
      <w:del w:id="217" w:author="Paul Marshall" w:date="2018-09-05T16:35:00Z">
        <w:r w:rsidR="0070155C" w:rsidDel="00B14881">
          <w:rPr>
            <w:rFonts w:asciiTheme="majorHAnsi" w:hAnsiTheme="majorHAnsi" w:cstheme="majorHAnsi"/>
            <w:color w:val="000000"/>
            <w:sz w:val="18"/>
            <w:szCs w:val="16"/>
          </w:rPr>
          <w:delText xml:space="preserve">Luckily, if you are have chosen to create your </w:delText>
        </w:r>
      </w:del>
      <w:r w:rsidR="0070155C">
        <w:rPr>
          <w:rFonts w:asciiTheme="majorHAnsi" w:hAnsiTheme="majorHAnsi" w:cstheme="majorHAnsi"/>
          <w:color w:val="000000"/>
          <w:sz w:val="18"/>
          <w:szCs w:val="16"/>
        </w:rPr>
        <w:t xml:space="preserve">API Contract </w:t>
      </w:r>
      <w:ins w:id="218" w:author="Paul Marshall" w:date="2018-09-05T16:36:00Z">
        <w:r>
          <w:rPr>
            <w:rFonts w:asciiTheme="majorHAnsi" w:hAnsiTheme="majorHAnsi" w:cstheme="majorHAnsi"/>
            <w:color w:val="000000"/>
            <w:sz w:val="18"/>
            <w:szCs w:val="16"/>
          </w:rPr>
          <w:t xml:space="preserve">was created </w:t>
        </w:r>
      </w:ins>
      <w:del w:id="219" w:author="Paul Marshall" w:date="2018-09-05T16:36:00Z">
        <w:r w:rsidR="00EF105D" w:rsidDel="00B14881">
          <w:rPr>
            <w:rFonts w:asciiTheme="majorHAnsi" w:hAnsiTheme="majorHAnsi" w:cstheme="majorHAnsi"/>
            <w:color w:val="000000"/>
            <w:sz w:val="18"/>
            <w:szCs w:val="16"/>
          </w:rPr>
          <w:delText xml:space="preserve">either </w:delText>
        </w:r>
      </w:del>
      <w:r w:rsidR="00EF105D">
        <w:rPr>
          <w:rFonts w:asciiTheme="majorHAnsi" w:hAnsiTheme="majorHAnsi" w:cstheme="majorHAnsi"/>
          <w:color w:val="000000"/>
          <w:sz w:val="18"/>
          <w:szCs w:val="16"/>
        </w:rPr>
        <w:t xml:space="preserve">using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sidR="00EF105D">
        <w:rPr>
          <w:rFonts w:asciiTheme="majorHAnsi" w:hAnsiTheme="majorHAnsi" w:cstheme="majorHAnsi"/>
          <w:color w:val="000000"/>
          <w:sz w:val="18"/>
          <w:szCs w:val="16"/>
        </w:rPr>
        <w:t xml:space="preserve"> or RAML, the mock service can be auto-generated using </w:t>
      </w:r>
      <w:r w:rsidR="00DE3351">
        <w:rPr>
          <w:rFonts w:asciiTheme="majorHAnsi" w:hAnsiTheme="majorHAnsi" w:cstheme="majorHAnsi"/>
          <w:color w:val="000000"/>
          <w:sz w:val="18"/>
          <w:szCs w:val="16"/>
        </w:rPr>
        <w:t xml:space="preserve">an API Console that can interpret </w:t>
      </w:r>
      <w:del w:id="220" w:author="Paul Marshall" w:date="2018-09-05T16:36:00Z">
        <w:r w:rsidR="00DE3351" w:rsidDel="00B14881">
          <w:rPr>
            <w:rFonts w:asciiTheme="majorHAnsi" w:hAnsiTheme="majorHAnsi" w:cstheme="majorHAnsi"/>
            <w:color w:val="000000"/>
            <w:sz w:val="18"/>
            <w:szCs w:val="16"/>
          </w:rPr>
          <w:delText xml:space="preserve">your </w:delText>
        </w:r>
      </w:del>
      <w:del w:id="221" w:author="Paul Marshall" w:date="2018-09-05T16:43:00Z">
        <w:r w:rsidR="00DE3351" w:rsidDel="00170D24">
          <w:rPr>
            <w:rFonts w:asciiTheme="majorHAnsi" w:hAnsiTheme="majorHAnsi" w:cstheme="majorHAnsi"/>
            <w:color w:val="000000"/>
            <w:sz w:val="18"/>
            <w:szCs w:val="16"/>
          </w:rPr>
          <w:delText>API contract</w:delText>
        </w:r>
      </w:del>
      <w:ins w:id="222" w:author="Paul Marshall" w:date="2018-09-05T16:43:00Z">
        <w:r w:rsidR="00170D24">
          <w:rPr>
            <w:rFonts w:asciiTheme="majorHAnsi" w:hAnsiTheme="majorHAnsi" w:cstheme="majorHAnsi"/>
            <w:color w:val="000000"/>
            <w:sz w:val="18"/>
            <w:szCs w:val="16"/>
          </w:rPr>
          <w:t>API Contract</w:t>
        </w:r>
      </w:ins>
      <w:ins w:id="223" w:author="Paul Marshall" w:date="2018-09-05T16:37:00Z">
        <w:r>
          <w:rPr>
            <w:rFonts w:asciiTheme="majorHAnsi" w:hAnsiTheme="majorHAnsi" w:cstheme="majorHAnsi"/>
            <w:color w:val="000000"/>
            <w:sz w:val="18"/>
            <w:szCs w:val="16"/>
          </w:rPr>
          <w:t>.</w:t>
        </w:r>
      </w:ins>
      <w:del w:id="224" w:author="Paul Marshall" w:date="2018-09-05T16:37:00Z">
        <w:r w:rsidR="00DE3351" w:rsidDel="00B14881">
          <w:rPr>
            <w:rFonts w:asciiTheme="majorHAnsi" w:hAnsiTheme="majorHAnsi" w:cstheme="majorHAnsi"/>
            <w:color w:val="000000"/>
            <w:sz w:val="18"/>
            <w:szCs w:val="16"/>
          </w:rPr>
          <w:delText xml:space="preserve"> and, p</w:delText>
        </w:r>
      </w:del>
      <w:ins w:id="225" w:author="Paul Marshall" w:date="2018-09-05T16:37:00Z">
        <w:r>
          <w:rPr>
            <w:rFonts w:asciiTheme="majorHAnsi" w:hAnsiTheme="majorHAnsi" w:cstheme="majorHAnsi"/>
            <w:color w:val="000000"/>
            <w:sz w:val="18"/>
            <w:szCs w:val="16"/>
          </w:rPr>
          <w:t xml:space="preserve"> P</w:t>
        </w:r>
      </w:ins>
      <w:r w:rsidR="00DE3351">
        <w:rPr>
          <w:rFonts w:asciiTheme="majorHAnsi" w:hAnsiTheme="majorHAnsi" w:cstheme="majorHAnsi"/>
          <w:color w:val="000000"/>
          <w:sz w:val="18"/>
          <w:szCs w:val="16"/>
        </w:rPr>
        <w:t xml:space="preserve">rovided </w:t>
      </w:r>
      <w:ins w:id="226" w:author="Paul Marshall" w:date="2018-09-05T16:36:00Z">
        <w:r>
          <w:rPr>
            <w:rFonts w:asciiTheme="majorHAnsi" w:hAnsiTheme="majorHAnsi" w:cstheme="majorHAnsi"/>
            <w:color w:val="000000"/>
            <w:sz w:val="18"/>
            <w:szCs w:val="16"/>
          </w:rPr>
          <w:t xml:space="preserve">examples were </w:t>
        </w:r>
      </w:ins>
      <w:del w:id="227" w:author="Paul Marshall" w:date="2018-09-05T16:36:00Z">
        <w:r w:rsidR="00DE3351" w:rsidDel="00B14881">
          <w:rPr>
            <w:rFonts w:asciiTheme="majorHAnsi" w:hAnsiTheme="majorHAnsi" w:cstheme="majorHAnsi"/>
            <w:color w:val="000000"/>
            <w:sz w:val="18"/>
            <w:szCs w:val="16"/>
          </w:rPr>
          <w:delText>you have provided examples</w:delText>
        </w:r>
      </w:del>
      <w:r w:rsidR="00DE3351">
        <w:rPr>
          <w:rFonts w:asciiTheme="majorHAnsi" w:hAnsiTheme="majorHAnsi" w:cstheme="majorHAnsi"/>
          <w:color w:val="000000"/>
          <w:sz w:val="18"/>
          <w:szCs w:val="16"/>
        </w:rPr>
        <w:t xml:space="preserve"> </w:t>
      </w:r>
      <w:ins w:id="228" w:author="Paul Marshall" w:date="2018-09-05T16:37:00Z">
        <w:r>
          <w:rPr>
            <w:rFonts w:asciiTheme="majorHAnsi" w:hAnsiTheme="majorHAnsi" w:cstheme="majorHAnsi"/>
            <w:color w:val="000000"/>
            <w:sz w:val="18"/>
            <w:szCs w:val="16"/>
          </w:rPr>
          <w:t xml:space="preserve">included </w:t>
        </w:r>
      </w:ins>
      <w:r w:rsidR="00DE3351">
        <w:rPr>
          <w:rFonts w:asciiTheme="majorHAnsi" w:hAnsiTheme="majorHAnsi" w:cstheme="majorHAnsi"/>
          <w:color w:val="000000"/>
          <w:sz w:val="18"/>
          <w:szCs w:val="16"/>
        </w:rPr>
        <w:t xml:space="preserve">for each of </w:t>
      </w:r>
      <w:del w:id="229" w:author="Paul Marshall" w:date="2018-09-05T16:36:00Z">
        <w:r w:rsidR="00DE3351" w:rsidDel="00B14881">
          <w:rPr>
            <w:rFonts w:asciiTheme="majorHAnsi" w:hAnsiTheme="majorHAnsi" w:cstheme="majorHAnsi"/>
            <w:color w:val="000000"/>
            <w:sz w:val="18"/>
            <w:szCs w:val="16"/>
          </w:rPr>
          <w:delText xml:space="preserve">your </w:delText>
        </w:r>
      </w:del>
      <w:ins w:id="230" w:author="Paul Marshall" w:date="2018-09-05T16:36:00Z">
        <w:r>
          <w:rPr>
            <w:rFonts w:asciiTheme="majorHAnsi" w:hAnsiTheme="majorHAnsi" w:cstheme="majorHAnsi"/>
            <w:color w:val="000000"/>
            <w:sz w:val="18"/>
            <w:szCs w:val="16"/>
          </w:rPr>
          <w:t>the</w:t>
        </w:r>
        <w:r>
          <w:rPr>
            <w:rFonts w:asciiTheme="majorHAnsi" w:hAnsiTheme="majorHAnsi" w:cstheme="majorHAnsi"/>
            <w:color w:val="000000"/>
            <w:sz w:val="18"/>
            <w:szCs w:val="16"/>
          </w:rPr>
          <w:t xml:space="preserve"> </w:t>
        </w:r>
      </w:ins>
      <w:r w:rsidR="0096618C">
        <w:rPr>
          <w:rFonts w:asciiTheme="majorHAnsi" w:hAnsiTheme="majorHAnsi" w:cstheme="majorHAnsi"/>
          <w:color w:val="000000"/>
          <w:sz w:val="18"/>
          <w:szCs w:val="16"/>
        </w:rPr>
        <w:t xml:space="preserve">inputs and outputs, </w:t>
      </w:r>
      <w:ins w:id="231" w:author="Paul Marshall" w:date="2018-09-05T16:37:00Z">
        <w:r>
          <w:rPr>
            <w:rFonts w:asciiTheme="majorHAnsi" w:hAnsiTheme="majorHAnsi" w:cstheme="majorHAnsi"/>
            <w:color w:val="000000"/>
            <w:sz w:val="18"/>
            <w:szCs w:val="16"/>
          </w:rPr>
          <w:t xml:space="preserve">it will </w:t>
        </w:r>
      </w:ins>
      <w:r w:rsidR="0096618C">
        <w:rPr>
          <w:rFonts w:asciiTheme="majorHAnsi" w:hAnsiTheme="majorHAnsi" w:cstheme="majorHAnsi"/>
          <w:color w:val="000000"/>
          <w:sz w:val="18"/>
          <w:szCs w:val="16"/>
        </w:rPr>
        <w:t>generate mock API operations</w:t>
      </w:r>
      <w:ins w:id="232" w:author="Paul Marshall" w:date="2018-09-05T16:37:00Z">
        <w:r>
          <w:rPr>
            <w:rFonts w:asciiTheme="majorHAnsi" w:hAnsiTheme="majorHAnsi" w:cstheme="majorHAnsi"/>
            <w:color w:val="000000"/>
            <w:sz w:val="18"/>
            <w:szCs w:val="16"/>
          </w:rPr>
          <w:t xml:space="preserve"> as well</w:t>
        </w:r>
      </w:ins>
      <w:r w:rsidR="0096618C">
        <w:rPr>
          <w:rFonts w:asciiTheme="majorHAnsi" w:hAnsiTheme="majorHAnsi" w:cstheme="majorHAnsi"/>
          <w:color w:val="000000"/>
          <w:sz w:val="18"/>
          <w:szCs w:val="16"/>
        </w:rPr>
        <w:t>.</w:t>
      </w:r>
    </w:p>
    <w:p w14:paraId="7159978A" w14:textId="29CF8F13" w:rsidR="00CE7188" w:rsidRPr="0070155C" w:rsidRDefault="0096618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For example, Swagger UI available within </w:t>
      </w:r>
      <w:proofErr w:type="spellStart"/>
      <w:r>
        <w:rPr>
          <w:rFonts w:asciiTheme="majorHAnsi" w:hAnsiTheme="majorHAnsi" w:cstheme="majorHAnsi"/>
          <w:color w:val="000000"/>
          <w:sz w:val="18"/>
          <w:szCs w:val="16"/>
        </w:rPr>
        <w:t>SwaggerHub</w:t>
      </w:r>
      <w:proofErr w:type="spellEnd"/>
      <w:r>
        <w:rPr>
          <w:rFonts w:asciiTheme="majorHAnsi" w:hAnsiTheme="majorHAnsi" w:cstheme="majorHAnsi"/>
          <w:color w:val="000000"/>
          <w:sz w:val="18"/>
          <w:szCs w:val="16"/>
        </w:rPr>
        <w:t xml:space="preserve"> or within a programming language such as Java and NodeJS (if </w:t>
      </w:r>
      <w:del w:id="233" w:author="Paul Marshall" w:date="2018-09-05T16:38:00Z">
        <w:r w:rsidDel="00170D24">
          <w:rPr>
            <w:rFonts w:asciiTheme="majorHAnsi" w:hAnsiTheme="majorHAnsi" w:cstheme="majorHAnsi"/>
            <w:color w:val="000000"/>
            <w:sz w:val="18"/>
            <w:szCs w:val="16"/>
          </w:rPr>
          <w:delText xml:space="preserve">your </w:delText>
        </w:r>
      </w:del>
      <w:ins w:id="234"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Pr>
          <w:rFonts w:asciiTheme="majorHAnsi" w:hAnsiTheme="majorHAnsi" w:cstheme="majorHAnsi"/>
          <w:color w:val="000000"/>
          <w:sz w:val="18"/>
          <w:szCs w:val="16"/>
        </w:rPr>
        <w:t>microservice is written in those languages)</w:t>
      </w:r>
      <w:r w:rsidR="00CE7188">
        <w:rPr>
          <w:rFonts w:asciiTheme="majorHAnsi" w:hAnsiTheme="majorHAnsi" w:cstheme="majorHAnsi"/>
          <w:color w:val="000000"/>
          <w:sz w:val="18"/>
          <w:szCs w:val="16"/>
        </w:rPr>
        <w:t xml:space="preserve"> </w:t>
      </w:r>
      <w:del w:id="235" w:author="Paul Marshall" w:date="2018-09-05T16:38:00Z">
        <w:r w:rsidR="00CE7188" w:rsidDel="00170D24">
          <w:rPr>
            <w:rFonts w:asciiTheme="majorHAnsi" w:hAnsiTheme="majorHAnsi" w:cstheme="majorHAnsi"/>
            <w:color w:val="000000"/>
            <w:sz w:val="18"/>
            <w:szCs w:val="16"/>
          </w:rPr>
          <w:delText>already auto-</w:delText>
        </w:r>
      </w:del>
      <w:ins w:id="236" w:author="Paul Marshall" w:date="2018-09-05T16:38:00Z">
        <w:r w:rsidR="00170D24">
          <w:rPr>
            <w:rFonts w:asciiTheme="majorHAnsi" w:hAnsiTheme="majorHAnsi" w:cstheme="majorHAnsi"/>
            <w:color w:val="000000"/>
            <w:sz w:val="18"/>
            <w:szCs w:val="16"/>
          </w:rPr>
          <w:t xml:space="preserve">automatically </w:t>
        </w:r>
      </w:ins>
      <w:r w:rsidR="00CE7188">
        <w:rPr>
          <w:rFonts w:asciiTheme="majorHAnsi" w:hAnsiTheme="majorHAnsi" w:cstheme="majorHAnsi"/>
          <w:color w:val="000000"/>
          <w:sz w:val="18"/>
          <w:szCs w:val="16"/>
        </w:rPr>
        <w:t>generate</w:t>
      </w:r>
      <w:del w:id="237" w:author="Paul Marshall" w:date="2018-09-05T16:38:00Z">
        <w:r w:rsidR="00CE7188" w:rsidDel="00170D24">
          <w:rPr>
            <w:rFonts w:asciiTheme="majorHAnsi" w:hAnsiTheme="majorHAnsi" w:cstheme="majorHAnsi"/>
            <w:color w:val="000000"/>
            <w:sz w:val="18"/>
            <w:szCs w:val="16"/>
          </w:rPr>
          <w:delText>s</w:delText>
        </w:r>
      </w:del>
      <w:r w:rsidR="00CE7188">
        <w:rPr>
          <w:rFonts w:asciiTheme="majorHAnsi" w:hAnsiTheme="majorHAnsi" w:cstheme="majorHAnsi"/>
          <w:color w:val="000000"/>
          <w:sz w:val="18"/>
          <w:szCs w:val="16"/>
        </w:rPr>
        <w:t xml:space="preserve"> mock services based on </w:t>
      </w:r>
      <w:del w:id="238" w:author="Paul Marshall" w:date="2018-09-05T16:38:00Z">
        <w:r w:rsidR="00CE7188" w:rsidDel="00170D24">
          <w:rPr>
            <w:rFonts w:asciiTheme="majorHAnsi" w:hAnsiTheme="majorHAnsi" w:cstheme="majorHAnsi"/>
            <w:color w:val="000000"/>
            <w:sz w:val="18"/>
            <w:szCs w:val="16"/>
          </w:rPr>
          <w:delText xml:space="preserve">your </w:delText>
        </w:r>
      </w:del>
      <w:ins w:id="239" w:author="Paul Marshall" w:date="2018-09-05T16:38:00Z">
        <w:r w:rsidR="00170D24">
          <w:rPr>
            <w:rFonts w:asciiTheme="majorHAnsi" w:hAnsiTheme="majorHAnsi" w:cstheme="majorHAnsi"/>
            <w:color w:val="000000"/>
            <w:sz w:val="18"/>
            <w:szCs w:val="16"/>
          </w:rPr>
          <w:t>the</w:t>
        </w:r>
        <w:r w:rsidR="00170D24">
          <w:rPr>
            <w:rFonts w:asciiTheme="majorHAnsi" w:hAnsiTheme="majorHAnsi" w:cstheme="majorHAnsi"/>
            <w:color w:val="000000"/>
            <w:sz w:val="18"/>
            <w:szCs w:val="16"/>
          </w:rPr>
          <w:t xml:space="preserve"> </w:t>
        </w:r>
      </w:ins>
      <w:r w:rsidR="00CE7188">
        <w:rPr>
          <w:rFonts w:asciiTheme="majorHAnsi" w:hAnsiTheme="majorHAnsi" w:cstheme="majorHAnsi"/>
          <w:color w:val="000000"/>
          <w:sz w:val="18"/>
          <w:szCs w:val="16"/>
        </w:rPr>
        <w:t xml:space="preserve">contract.  </w:t>
      </w:r>
      <w:del w:id="240" w:author="Paul Marshall" w:date="2018-09-05T16:39:00Z">
        <w:r w:rsidR="00CE7188" w:rsidDel="00170D24">
          <w:rPr>
            <w:rFonts w:asciiTheme="majorHAnsi" w:hAnsiTheme="majorHAnsi" w:cstheme="majorHAnsi"/>
            <w:color w:val="000000"/>
            <w:sz w:val="18"/>
            <w:szCs w:val="16"/>
          </w:rPr>
          <w:delText>As does t</w:delText>
        </w:r>
      </w:del>
      <w:ins w:id="241" w:author="Paul Marshall" w:date="2018-09-05T16:39:00Z">
        <w:r w:rsidR="00170D24">
          <w:rPr>
            <w:rFonts w:asciiTheme="majorHAnsi" w:hAnsiTheme="majorHAnsi" w:cstheme="majorHAnsi"/>
            <w:color w:val="000000"/>
            <w:sz w:val="18"/>
            <w:szCs w:val="16"/>
          </w:rPr>
          <w:t>T</w:t>
        </w:r>
      </w:ins>
      <w:r w:rsidR="00CE7188">
        <w:rPr>
          <w:rFonts w:asciiTheme="majorHAnsi" w:hAnsiTheme="majorHAnsi" w:cstheme="majorHAnsi"/>
          <w:color w:val="000000"/>
          <w:sz w:val="18"/>
          <w:szCs w:val="16"/>
        </w:rPr>
        <w:t xml:space="preserve">he </w:t>
      </w:r>
      <w:proofErr w:type="spellStart"/>
      <w:r w:rsidR="00CE7188">
        <w:rPr>
          <w:rFonts w:asciiTheme="majorHAnsi" w:hAnsiTheme="majorHAnsi" w:cstheme="majorHAnsi"/>
          <w:color w:val="000000"/>
          <w:sz w:val="18"/>
          <w:szCs w:val="16"/>
        </w:rPr>
        <w:t>Mulesoft</w:t>
      </w:r>
      <w:proofErr w:type="spellEnd"/>
      <w:r w:rsidR="00CE7188">
        <w:rPr>
          <w:rFonts w:asciiTheme="majorHAnsi" w:hAnsiTheme="majorHAnsi" w:cstheme="majorHAnsi"/>
          <w:color w:val="000000"/>
          <w:sz w:val="18"/>
          <w:szCs w:val="16"/>
        </w:rPr>
        <w:t xml:space="preserve"> API Design Center</w:t>
      </w:r>
      <w:del w:id="242" w:author="Paul Marshall" w:date="2018-09-05T16:39:00Z">
        <w:r w:rsidR="00CE7188" w:rsidDel="00170D24">
          <w:rPr>
            <w:rFonts w:asciiTheme="majorHAnsi" w:hAnsiTheme="majorHAnsi" w:cstheme="majorHAnsi"/>
            <w:color w:val="000000"/>
            <w:sz w:val="18"/>
            <w:szCs w:val="16"/>
          </w:rPr>
          <w:delText xml:space="preserve">, </w:delText>
        </w:r>
      </w:del>
      <w:ins w:id="243" w:author="Paul Marshall" w:date="2018-09-05T16:39:00Z">
        <w:r w:rsidR="00170D24">
          <w:rPr>
            <w:rFonts w:asciiTheme="majorHAnsi" w:hAnsiTheme="majorHAnsi" w:cstheme="majorHAnsi"/>
            <w:color w:val="000000"/>
            <w:sz w:val="18"/>
            <w:szCs w:val="16"/>
          </w:rPr>
          <w:t xml:space="preserve"> </w:t>
        </w:r>
      </w:ins>
      <w:del w:id="244" w:author="Paul Marshall" w:date="2018-09-05T16:39:00Z">
        <w:r w:rsidR="00CE7188" w:rsidDel="00170D24">
          <w:rPr>
            <w:rFonts w:asciiTheme="majorHAnsi" w:hAnsiTheme="majorHAnsi" w:cstheme="majorHAnsi"/>
            <w:color w:val="000000"/>
            <w:sz w:val="18"/>
            <w:szCs w:val="16"/>
          </w:rPr>
          <w:delText xml:space="preserve">which </w:delText>
        </w:r>
      </w:del>
      <w:ins w:id="245" w:author="Paul Marshall" w:date="2018-09-05T16:39:00Z">
        <w:r w:rsidR="00170D24">
          <w:rPr>
            <w:rFonts w:asciiTheme="majorHAnsi" w:hAnsiTheme="majorHAnsi" w:cstheme="majorHAnsi"/>
            <w:color w:val="000000"/>
            <w:sz w:val="18"/>
            <w:szCs w:val="16"/>
          </w:rPr>
          <w:t xml:space="preserve">also </w:t>
        </w:r>
      </w:ins>
      <w:r w:rsidR="00CE7188">
        <w:rPr>
          <w:rFonts w:asciiTheme="majorHAnsi" w:hAnsiTheme="majorHAnsi" w:cstheme="majorHAnsi"/>
          <w:color w:val="000000"/>
          <w:sz w:val="18"/>
          <w:szCs w:val="16"/>
        </w:rPr>
        <w:t xml:space="preserve">allows </w:t>
      </w:r>
      <w:r w:rsidR="00B93F12">
        <w:rPr>
          <w:rFonts w:asciiTheme="majorHAnsi" w:hAnsiTheme="majorHAnsi" w:cstheme="majorHAnsi"/>
          <w:color w:val="000000"/>
          <w:sz w:val="18"/>
          <w:szCs w:val="16"/>
        </w:rPr>
        <w:t xml:space="preserve">a quick generation of mock API requests/responses by a </w:t>
      </w:r>
      <w:del w:id="246" w:author="Paul Marshall" w:date="2018-09-05T16:39:00Z">
        <w:r w:rsidR="00B93F12" w:rsidDel="00170D24">
          <w:rPr>
            <w:rFonts w:asciiTheme="majorHAnsi" w:hAnsiTheme="majorHAnsi" w:cstheme="majorHAnsi"/>
            <w:color w:val="000000"/>
            <w:sz w:val="18"/>
            <w:szCs w:val="16"/>
          </w:rPr>
          <w:delText xml:space="preserve">turn of a </w:delText>
        </w:r>
      </w:del>
      <w:r w:rsidR="00B93F12">
        <w:rPr>
          <w:rFonts w:asciiTheme="majorHAnsi" w:hAnsiTheme="majorHAnsi" w:cstheme="majorHAnsi"/>
          <w:color w:val="000000"/>
          <w:sz w:val="18"/>
          <w:szCs w:val="16"/>
        </w:rPr>
        <w:t>configuration switch.</w:t>
      </w:r>
    </w:p>
    <w:p w14:paraId="08D6B6A1" w14:textId="77777777" w:rsidR="003F1A04" w:rsidRDefault="003F1A04">
      <w:pPr>
        <w:rPr>
          <w:rFonts w:asciiTheme="majorHAnsi" w:eastAsiaTheme="majorEastAsia" w:hAnsiTheme="majorHAnsi" w:cstheme="majorBidi"/>
          <w:color w:val="2F5496" w:themeColor="accent1" w:themeShade="BF"/>
          <w:sz w:val="26"/>
          <w:szCs w:val="26"/>
        </w:rPr>
      </w:pPr>
      <w:del w:id="247" w:author="Paul Marshall" w:date="2018-09-05T16:32:00Z">
        <w:r w:rsidDel="00C01295">
          <w:br w:type="page"/>
        </w:r>
      </w:del>
    </w:p>
    <w:p w14:paraId="330D58C8" w14:textId="3AEA0101" w:rsidR="00013B7D" w:rsidRDefault="00741E73" w:rsidP="00013B7D">
      <w:pPr>
        <w:pStyle w:val="Heading2"/>
      </w:pPr>
      <w:bookmarkStart w:id="248" w:name="_Toc517560686"/>
      <w:r>
        <w:lastRenderedPageBreak/>
        <w:t>API Contract Standards</w:t>
      </w:r>
      <w:bookmarkEnd w:id="248"/>
    </w:p>
    <w:p w14:paraId="40743C78" w14:textId="735F7FB3" w:rsidR="00536882" w:rsidRPr="00536882" w:rsidRDefault="007069BB" w:rsidP="00536882">
      <w:pPr>
        <w:pStyle w:val="Heading3"/>
      </w:pPr>
      <w:bookmarkStart w:id="249" w:name="_Toc517560687"/>
      <w:r>
        <w:t xml:space="preserve">Contract </w:t>
      </w:r>
      <w:r w:rsidR="00536882">
        <w:t>Standards</w:t>
      </w:r>
      <w:bookmarkEnd w:id="249"/>
    </w:p>
    <w:p w14:paraId="04A84926" w14:textId="235B4846" w:rsidR="00170D24" w:rsidRDefault="00170D24" w:rsidP="00013B7D">
      <w:pPr>
        <w:rPr>
          <w:ins w:id="250" w:author="Paul Marshall" w:date="2018-09-05T16:41:00Z"/>
          <w:rFonts w:asciiTheme="majorHAnsi" w:hAnsiTheme="majorHAnsi" w:cstheme="majorHAnsi"/>
          <w:color w:val="000000"/>
          <w:sz w:val="18"/>
          <w:szCs w:val="16"/>
        </w:rPr>
      </w:pPr>
      <w:ins w:id="251" w:author="Paul Marshall" w:date="2018-09-05T16:41:00Z">
        <w:r>
          <w:rPr>
            <w:rFonts w:asciiTheme="majorHAnsi" w:hAnsiTheme="majorHAnsi" w:cstheme="majorHAnsi"/>
            <w:color w:val="000000"/>
            <w:sz w:val="18"/>
            <w:szCs w:val="16"/>
          </w:rPr>
          <w:t>Below are some API Contract standards widely used in the dev</w:t>
        </w:r>
      </w:ins>
      <w:ins w:id="252" w:author="Paul Marshall" w:date="2018-09-05T16:42:00Z">
        <w:r>
          <w:rPr>
            <w:rFonts w:asciiTheme="majorHAnsi" w:hAnsiTheme="majorHAnsi" w:cstheme="majorHAnsi"/>
            <w:color w:val="000000"/>
            <w:sz w:val="18"/>
            <w:szCs w:val="16"/>
          </w:rPr>
          <w:t>elopment community:</w:t>
        </w:r>
      </w:ins>
    </w:p>
    <w:p w14:paraId="3D952BD2" w14:textId="77C2C7AD" w:rsidR="00013B7D" w:rsidDel="00170D24" w:rsidRDefault="000C5C81" w:rsidP="00013B7D">
      <w:pPr>
        <w:rPr>
          <w:del w:id="253" w:author="Paul Marshall" w:date="2018-09-05T16:42:00Z"/>
          <w:rFonts w:asciiTheme="majorHAnsi" w:hAnsiTheme="majorHAnsi" w:cstheme="majorHAnsi"/>
          <w:color w:val="000000"/>
          <w:sz w:val="18"/>
          <w:szCs w:val="16"/>
        </w:rPr>
      </w:pPr>
      <w:del w:id="254" w:author="Paul Marshall" w:date="2018-09-05T16:42:00Z">
        <w:r w:rsidDel="00170D24">
          <w:rPr>
            <w:rFonts w:asciiTheme="majorHAnsi" w:hAnsiTheme="majorHAnsi" w:cstheme="majorHAnsi"/>
            <w:color w:val="000000"/>
            <w:sz w:val="18"/>
            <w:szCs w:val="16"/>
          </w:rPr>
          <w:delText>De</w:delText>
        </w:r>
        <w:r w:rsidR="00FC1776" w:rsidDel="00170D24">
          <w:rPr>
            <w:rFonts w:asciiTheme="majorHAnsi" w:hAnsiTheme="majorHAnsi" w:cstheme="majorHAnsi"/>
            <w:color w:val="000000"/>
            <w:sz w:val="18"/>
            <w:szCs w:val="16"/>
          </w:rPr>
          <w:delText>pending on the type of an API service written (REST or SOAP), there are these widely-</w:delText>
        </w:r>
        <w:r w:rsidR="00313099" w:rsidDel="00170D24">
          <w:rPr>
            <w:rFonts w:asciiTheme="majorHAnsi" w:hAnsiTheme="majorHAnsi" w:cstheme="majorHAnsi"/>
            <w:color w:val="000000"/>
            <w:sz w:val="18"/>
            <w:szCs w:val="16"/>
          </w:rPr>
          <w:delText>used API Contract standards in the API development community:</w:delText>
        </w:r>
      </w:del>
    </w:p>
    <w:p w14:paraId="2D0DCBAF" w14:textId="6EF0C9F7" w:rsidR="00313099" w:rsidRDefault="00313099" w:rsidP="00313099">
      <w:pPr>
        <w:pStyle w:val="ListParagraph"/>
        <w:numPr>
          <w:ilvl w:val="0"/>
          <w:numId w:val="24"/>
        </w:numPr>
        <w:rPr>
          <w:rFonts w:asciiTheme="majorHAnsi" w:hAnsiTheme="majorHAnsi" w:cstheme="majorHAnsi"/>
          <w:color w:val="000000"/>
          <w:sz w:val="18"/>
          <w:szCs w:val="16"/>
        </w:rPr>
      </w:pPr>
      <w:r w:rsidRPr="00313099">
        <w:rPr>
          <w:rFonts w:asciiTheme="majorHAnsi" w:hAnsiTheme="majorHAnsi" w:cstheme="majorHAnsi"/>
          <w:color w:val="000000"/>
          <w:sz w:val="18"/>
          <w:szCs w:val="16"/>
        </w:rPr>
        <w:t>REST</w:t>
      </w:r>
      <w:r>
        <w:rPr>
          <w:rFonts w:asciiTheme="majorHAnsi" w:hAnsiTheme="majorHAnsi" w:cstheme="majorHAnsi"/>
          <w:color w:val="000000"/>
          <w:sz w:val="18"/>
          <w:szCs w:val="16"/>
        </w:rPr>
        <w:t xml:space="preserve"> </w:t>
      </w:r>
      <w:r w:rsidR="00564B08">
        <w:rPr>
          <w:rFonts w:asciiTheme="majorHAnsi" w:hAnsiTheme="majorHAnsi" w:cstheme="majorHAnsi"/>
          <w:color w:val="000000"/>
          <w:sz w:val="18"/>
          <w:szCs w:val="16"/>
        </w:rPr>
        <w:t>API Contract Standards</w:t>
      </w:r>
      <w:r>
        <w:rPr>
          <w:rFonts w:asciiTheme="majorHAnsi" w:hAnsiTheme="majorHAnsi" w:cstheme="majorHAnsi"/>
          <w:color w:val="000000"/>
          <w:sz w:val="18"/>
          <w:szCs w:val="16"/>
        </w:rPr>
        <w:t>:</w:t>
      </w:r>
    </w:p>
    <w:p w14:paraId="1B985F48" w14:textId="72AD7A52" w:rsidR="00313099" w:rsidRDefault="0011176A" w:rsidP="00313099">
      <w:pPr>
        <w:pStyle w:val="ListParagraph"/>
        <w:numPr>
          <w:ilvl w:val="1"/>
          <w:numId w:val="24"/>
        </w:numPr>
        <w:rPr>
          <w:rFonts w:asciiTheme="majorHAnsi" w:hAnsiTheme="majorHAnsi" w:cstheme="majorHAnsi"/>
          <w:color w:val="000000"/>
          <w:sz w:val="18"/>
          <w:szCs w:val="16"/>
        </w:rPr>
      </w:pPr>
      <w:proofErr w:type="spellStart"/>
      <w:r>
        <w:rPr>
          <w:rFonts w:asciiTheme="majorHAnsi" w:hAnsiTheme="majorHAnsi" w:cstheme="majorHAnsi"/>
          <w:color w:val="000000"/>
          <w:sz w:val="18"/>
          <w:szCs w:val="16"/>
        </w:rPr>
        <w:t>OpenAPI</w:t>
      </w:r>
      <w:proofErr w:type="spellEnd"/>
      <w:r>
        <w:rPr>
          <w:rFonts w:asciiTheme="majorHAnsi" w:hAnsiTheme="majorHAnsi" w:cstheme="majorHAnsi"/>
          <w:color w:val="000000"/>
          <w:sz w:val="18"/>
          <w:szCs w:val="16"/>
        </w:rPr>
        <w:t xml:space="preserve"> Specification</w:t>
      </w:r>
      <w:r w:rsidR="00564B08">
        <w:rPr>
          <w:rFonts w:asciiTheme="majorHAnsi" w:hAnsiTheme="majorHAnsi" w:cstheme="majorHAnsi"/>
          <w:color w:val="000000"/>
          <w:sz w:val="18"/>
          <w:szCs w:val="16"/>
        </w:rPr>
        <w:t xml:space="preserve">  </w:t>
      </w:r>
    </w:p>
    <w:p w14:paraId="59839960" w14:textId="220F10CA" w:rsidR="00564B08" w:rsidRDefault="00564B08" w:rsidP="00313099">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REST</w:t>
      </w:r>
      <w:r w:rsidR="00D24351">
        <w:rPr>
          <w:rFonts w:asciiTheme="majorHAnsi" w:hAnsiTheme="majorHAnsi" w:cstheme="majorHAnsi"/>
          <w:color w:val="000000"/>
          <w:sz w:val="18"/>
          <w:szCs w:val="16"/>
        </w:rPr>
        <w:t>ful</w:t>
      </w:r>
      <w:r>
        <w:rPr>
          <w:rFonts w:asciiTheme="majorHAnsi" w:hAnsiTheme="majorHAnsi" w:cstheme="majorHAnsi"/>
          <w:color w:val="000000"/>
          <w:sz w:val="18"/>
          <w:szCs w:val="16"/>
        </w:rPr>
        <w:t xml:space="preserve"> API Modelling Language (RAML)</w:t>
      </w:r>
    </w:p>
    <w:p w14:paraId="0533C70B" w14:textId="3B9D3479" w:rsidR="00564B08" w:rsidRDefault="00564B08" w:rsidP="00564B08">
      <w:pPr>
        <w:pStyle w:val="ListParagraph"/>
        <w:numPr>
          <w:ilvl w:val="0"/>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API Contract Standards:</w:t>
      </w:r>
    </w:p>
    <w:p w14:paraId="18F2DED3" w14:textId="2F7307D8" w:rsidR="00564B08" w:rsidRDefault="00564B08" w:rsidP="00564B08">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SOAP 1.1</w:t>
      </w:r>
    </w:p>
    <w:p w14:paraId="467FE82B" w14:textId="604607DC" w:rsidR="00B0318E" w:rsidRDefault="00564B08" w:rsidP="00B0318E">
      <w:pPr>
        <w:pStyle w:val="ListParagraph"/>
        <w:numPr>
          <w:ilvl w:val="1"/>
          <w:numId w:val="24"/>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SOAP </w:t>
      </w:r>
      <w:r w:rsidR="00B0318E">
        <w:rPr>
          <w:rFonts w:asciiTheme="majorHAnsi" w:hAnsiTheme="majorHAnsi" w:cstheme="majorHAnsi"/>
          <w:color w:val="000000"/>
          <w:sz w:val="18"/>
          <w:szCs w:val="16"/>
        </w:rPr>
        <w:t>1.2</w:t>
      </w:r>
    </w:p>
    <w:p w14:paraId="79A86BBE" w14:textId="717EEA04" w:rsidR="00A81F77" w:rsidRDefault="0011176A" w:rsidP="007069BB">
      <w:proofErr w:type="spellStart"/>
      <w:r>
        <w:t>OpenAPI</w:t>
      </w:r>
      <w:proofErr w:type="spellEnd"/>
      <w:r>
        <w:t xml:space="preserve"> Specification</w:t>
      </w:r>
    </w:p>
    <w:p w14:paraId="2CE49956" w14:textId="329A9F04" w:rsidR="005E0C56" w:rsidRPr="005E0C56" w:rsidRDefault="005E0C56" w:rsidP="005E0C56">
      <w:pPr>
        <w:rPr>
          <w:rFonts w:asciiTheme="majorHAnsi" w:hAnsiTheme="majorHAnsi" w:cstheme="majorHAnsi"/>
          <w:color w:val="000000"/>
          <w:sz w:val="18"/>
          <w:szCs w:val="16"/>
        </w:rPr>
      </w:pPr>
      <w:proofErr w:type="spellStart"/>
      <w:r w:rsidRPr="005E0C56">
        <w:rPr>
          <w:rFonts w:asciiTheme="majorHAnsi" w:hAnsiTheme="majorHAnsi" w:cstheme="majorHAnsi"/>
          <w:color w:val="000000"/>
          <w:sz w:val="18"/>
          <w:szCs w:val="16"/>
        </w:rPr>
        <w:t>Op</w:t>
      </w:r>
      <w:r>
        <w:rPr>
          <w:rFonts w:asciiTheme="majorHAnsi" w:hAnsiTheme="majorHAnsi" w:cstheme="majorHAnsi"/>
          <w:color w:val="000000"/>
          <w:sz w:val="18"/>
          <w:szCs w:val="16"/>
        </w:rPr>
        <w:t>enAPI</w:t>
      </w:r>
      <w:proofErr w:type="spellEnd"/>
      <w:r>
        <w:rPr>
          <w:rFonts w:asciiTheme="majorHAnsi" w:hAnsiTheme="majorHAnsi" w:cstheme="majorHAnsi"/>
          <w:color w:val="000000"/>
          <w:sz w:val="18"/>
          <w:szCs w:val="16"/>
        </w:rPr>
        <w:t xml:space="preserve"> Specification</w:t>
      </w:r>
      <w:r w:rsidR="0012688F">
        <w:rPr>
          <w:rFonts w:asciiTheme="majorHAnsi" w:hAnsiTheme="majorHAnsi" w:cstheme="majorHAnsi"/>
          <w:color w:val="000000"/>
          <w:sz w:val="18"/>
          <w:szCs w:val="16"/>
        </w:rPr>
        <w:t xml:space="preserve"> (OAS)</w:t>
      </w:r>
      <w:r>
        <w:rPr>
          <w:rFonts w:asciiTheme="majorHAnsi" w:hAnsiTheme="majorHAnsi" w:cstheme="majorHAnsi"/>
          <w:color w:val="000000"/>
          <w:sz w:val="18"/>
          <w:szCs w:val="16"/>
        </w:rPr>
        <w:t xml:space="preserve"> is </w:t>
      </w:r>
      <w:r w:rsidRPr="005E0C56">
        <w:rPr>
          <w:rFonts w:asciiTheme="majorHAnsi" w:hAnsiTheme="majorHAnsi" w:cstheme="majorHAnsi"/>
          <w:color w:val="000000"/>
          <w:sz w:val="18"/>
          <w:szCs w:val="16"/>
        </w:rPr>
        <w:t>a specification for machine-readable interface files for describing, producing, consuming, and visualizing RESTful web service</w:t>
      </w:r>
      <w:r w:rsidR="001F2E16">
        <w:rPr>
          <w:rFonts w:asciiTheme="majorHAnsi" w:hAnsiTheme="majorHAnsi" w:cstheme="majorHAnsi"/>
          <w:color w:val="000000"/>
          <w:sz w:val="18"/>
          <w:szCs w:val="16"/>
        </w:rPr>
        <w:t xml:space="preserve">, </w:t>
      </w:r>
      <w:r w:rsidR="00EE068C">
        <w:rPr>
          <w:rFonts w:asciiTheme="majorHAnsi" w:hAnsiTheme="majorHAnsi" w:cstheme="majorHAnsi"/>
          <w:color w:val="000000"/>
          <w:sz w:val="18"/>
          <w:szCs w:val="16"/>
        </w:rPr>
        <w:t xml:space="preserve">overseen by the Open API Initiative, under </w:t>
      </w:r>
      <w:r w:rsidR="001F2E16">
        <w:rPr>
          <w:rFonts w:asciiTheme="majorHAnsi" w:hAnsiTheme="majorHAnsi" w:cstheme="majorHAnsi"/>
          <w:color w:val="000000"/>
          <w:sz w:val="18"/>
          <w:szCs w:val="16"/>
        </w:rPr>
        <w:t>the Linux Foundation</w:t>
      </w:r>
      <w:r w:rsidR="00EE068C">
        <w:rPr>
          <w:rFonts w:asciiTheme="majorHAnsi" w:hAnsiTheme="majorHAnsi" w:cstheme="majorHAnsi"/>
          <w:color w:val="000000"/>
          <w:sz w:val="18"/>
          <w:szCs w:val="16"/>
        </w:rPr>
        <w:t>.</w:t>
      </w:r>
      <w:r w:rsidR="0012688F">
        <w:rPr>
          <w:rFonts w:asciiTheme="majorHAnsi" w:hAnsiTheme="majorHAnsi" w:cstheme="majorHAnsi"/>
          <w:color w:val="000000"/>
          <w:sz w:val="18"/>
          <w:szCs w:val="16"/>
        </w:rPr>
        <w:t xml:space="preserve">  Certain commercial platforms, such as </w:t>
      </w:r>
      <w:proofErr w:type="spellStart"/>
      <w:r w:rsidR="0012688F">
        <w:rPr>
          <w:rFonts w:asciiTheme="majorHAnsi" w:hAnsiTheme="majorHAnsi" w:cstheme="majorHAnsi"/>
          <w:color w:val="000000"/>
          <w:sz w:val="18"/>
          <w:szCs w:val="16"/>
        </w:rPr>
        <w:t>SmartBear</w:t>
      </w:r>
      <w:proofErr w:type="spellEnd"/>
      <w:r w:rsidR="0012688F">
        <w:rPr>
          <w:rFonts w:asciiTheme="majorHAnsi" w:hAnsiTheme="majorHAnsi" w:cstheme="majorHAnsi"/>
          <w:color w:val="000000"/>
          <w:sz w:val="18"/>
          <w:szCs w:val="16"/>
        </w:rPr>
        <w:t xml:space="preserve"> </w:t>
      </w:r>
      <w:proofErr w:type="spellStart"/>
      <w:r w:rsidR="0012688F">
        <w:rPr>
          <w:rFonts w:asciiTheme="majorHAnsi" w:hAnsiTheme="majorHAnsi" w:cstheme="majorHAnsi"/>
          <w:color w:val="000000"/>
          <w:sz w:val="18"/>
          <w:szCs w:val="16"/>
        </w:rPr>
        <w:t>SwaggerHub</w:t>
      </w:r>
      <w:proofErr w:type="spellEnd"/>
      <w:r w:rsidR="0012688F">
        <w:rPr>
          <w:rFonts w:asciiTheme="majorHAnsi" w:hAnsiTheme="majorHAnsi" w:cstheme="majorHAnsi"/>
          <w:color w:val="000000"/>
          <w:sz w:val="18"/>
          <w:szCs w:val="16"/>
        </w:rPr>
        <w:t>, have been launched to be based on the OAS</w:t>
      </w:r>
      <w:r w:rsidR="00AF1737">
        <w:rPr>
          <w:rFonts w:asciiTheme="majorHAnsi" w:hAnsiTheme="majorHAnsi" w:cstheme="majorHAnsi"/>
          <w:color w:val="000000"/>
          <w:sz w:val="18"/>
          <w:szCs w:val="16"/>
        </w:rPr>
        <w:t xml:space="preserve">.  These platforms allow developers to create Swagger 1.x, 2.x, or (lately) 3.0 specifications for their APIs, as well as publish and socialize these Swagger </w:t>
      </w:r>
      <w:del w:id="255" w:author="Paul Marshall" w:date="2018-09-05T16:43:00Z">
        <w:r w:rsidR="00AF1737" w:rsidDel="00170D24">
          <w:rPr>
            <w:rFonts w:asciiTheme="majorHAnsi" w:hAnsiTheme="majorHAnsi" w:cstheme="majorHAnsi"/>
            <w:color w:val="000000"/>
            <w:sz w:val="18"/>
            <w:szCs w:val="16"/>
          </w:rPr>
          <w:delText>API contract</w:delText>
        </w:r>
      </w:del>
      <w:ins w:id="256" w:author="Paul Marshall" w:date="2018-09-05T16:43:00Z">
        <w:r w:rsidR="00170D24">
          <w:rPr>
            <w:rFonts w:asciiTheme="majorHAnsi" w:hAnsiTheme="majorHAnsi" w:cstheme="majorHAnsi"/>
            <w:color w:val="000000"/>
            <w:sz w:val="18"/>
            <w:szCs w:val="16"/>
          </w:rPr>
          <w:t>API Contract</w:t>
        </w:r>
      </w:ins>
      <w:r w:rsidR="00AF1737">
        <w:rPr>
          <w:rFonts w:asciiTheme="majorHAnsi" w:hAnsiTheme="majorHAnsi" w:cstheme="majorHAnsi"/>
          <w:color w:val="000000"/>
          <w:sz w:val="18"/>
          <w:szCs w:val="16"/>
        </w:rPr>
        <w:t>s with others within the organization or with their customers.</w:t>
      </w:r>
      <w:r w:rsidR="00C42C8A">
        <w:rPr>
          <w:rFonts w:asciiTheme="majorHAnsi" w:hAnsiTheme="majorHAnsi" w:cstheme="majorHAnsi"/>
          <w:color w:val="000000"/>
          <w:sz w:val="18"/>
          <w:szCs w:val="16"/>
        </w:rPr>
        <w:t xml:space="preserve">   </w:t>
      </w:r>
    </w:p>
    <w:p w14:paraId="1A4C866E" w14:textId="024A62F0" w:rsidR="00C42C8A" w:rsidRDefault="00C42C8A" w:rsidP="007069BB">
      <w:r>
        <w:t>RAML</w:t>
      </w:r>
    </w:p>
    <w:p w14:paraId="63ACBDE7" w14:textId="0CE66978" w:rsidR="00A81F77" w:rsidRDefault="00C42C8A" w:rsidP="00A81F77">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Mulesoft has recently joined OAS and now actively supports Swagger, Mulesoft continues to maintain its own </w:t>
      </w:r>
      <w:r w:rsidR="00E37A38">
        <w:rPr>
          <w:rFonts w:asciiTheme="majorHAnsi" w:hAnsiTheme="majorHAnsi" w:cstheme="majorHAnsi"/>
          <w:color w:val="000000"/>
          <w:sz w:val="18"/>
          <w:szCs w:val="16"/>
        </w:rPr>
        <w:t>API Contract Standard called RESTful API Modelling Language (RAML).  Mulesoft provides funding for the RAML initiative, but the RAML itself is considered to also be open to the API development community for contributing to the RAML specification.</w:t>
      </w:r>
    </w:p>
    <w:p w14:paraId="7E68E048" w14:textId="4AB0B526" w:rsidR="00A13E63" w:rsidRDefault="00A13E63" w:rsidP="007069BB">
      <w:r>
        <w:t xml:space="preserve">SOAP </w:t>
      </w:r>
    </w:p>
    <w:p w14:paraId="7822473F" w14:textId="044F42A1" w:rsidR="00A13E63" w:rsidRPr="00A13E63" w:rsidRDefault="00A13E63" w:rsidP="00A13E63">
      <w:r>
        <w:rPr>
          <w:rFonts w:asciiTheme="majorHAnsi" w:hAnsiTheme="majorHAnsi" w:cstheme="majorHAnsi"/>
          <w:color w:val="000000"/>
          <w:sz w:val="18"/>
          <w:szCs w:val="16"/>
        </w:rPr>
        <w:t xml:space="preserve">SOAP contracts are expressed </w:t>
      </w:r>
      <w:r w:rsidR="004A69D0">
        <w:rPr>
          <w:rFonts w:asciiTheme="majorHAnsi" w:hAnsiTheme="majorHAnsi" w:cstheme="majorHAnsi"/>
          <w:color w:val="000000"/>
          <w:sz w:val="18"/>
          <w:szCs w:val="16"/>
        </w:rPr>
        <w:t>in a form of Web Service Definition Language (WSDL), an XML-based contract that describes a SOAP service, its operations and custom entities.</w:t>
      </w:r>
      <w:r w:rsidR="00937EC9">
        <w:rPr>
          <w:rFonts w:asciiTheme="majorHAnsi" w:hAnsiTheme="majorHAnsi" w:cstheme="majorHAnsi"/>
          <w:color w:val="000000"/>
          <w:sz w:val="18"/>
          <w:szCs w:val="16"/>
        </w:rPr>
        <w:t xml:space="preserve">  Original SOAP 1.1 </w:t>
      </w:r>
      <w:r w:rsidR="0097606B">
        <w:rPr>
          <w:rFonts w:asciiTheme="majorHAnsi" w:hAnsiTheme="majorHAnsi" w:cstheme="majorHAnsi"/>
          <w:color w:val="000000"/>
          <w:sz w:val="18"/>
          <w:szCs w:val="16"/>
        </w:rPr>
        <w:t xml:space="preserve">places restriction on all serializations to follow the </w:t>
      </w:r>
      <w:r w:rsidR="00937EC9">
        <w:rPr>
          <w:rFonts w:asciiTheme="majorHAnsi" w:hAnsiTheme="majorHAnsi" w:cstheme="majorHAnsi"/>
          <w:color w:val="000000"/>
          <w:sz w:val="18"/>
          <w:szCs w:val="16"/>
        </w:rPr>
        <w:t xml:space="preserve">XML 1.0 </w:t>
      </w:r>
      <w:r w:rsidR="001F5D11">
        <w:rPr>
          <w:rFonts w:asciiTheme="majorHAnsi" w:hAnsiTheme="majorHAnsi" w:cstheme="majorHAnsi"/>
          <w:color w:val="000000"/>
          <w:sz w:val="18"/>
          <w:szCs w:val="16"/>
        </w:rPr>
        <w:t>serialization</w:t>
      </w:r>
      <w:r w:rsidR="0097606B">
        <w:rPr>
          <w:rFonts w:asciiTheme="majorHAnsi" w:hAnsiTheme="majorHAnsi" w:cstheme="majorHAnsi"/>
          <w:color w:val="000000"/>
          <w:sz w:val="18"/>
          <w:szCs w:val="16"/>
        </w:rPr>
        <w:t xml:space="preserve"> standard</w:t>
      </w:r>
      <w:r w:rsidR="00937EC9">
        <w:rPr>
          <w:rFonts w:asciiTheme="majorHAnsi" w:hAnsiTheme="majorHAnsi" w:cstheme="majorHAnsi"/>
          <w:color w:val="000000"/>
          <w:sz w:val="18"/>
          <w:szCs w:val="16"/>
        </w:rPr>
        <w:t xml:space="preserve">.  </w:t>
      </w:r>
      <w:r w:rsidR="001F5D11">
        <w:rPr>
          <w:rFonts w:asciiTheme="majorHAnsi" w:hAnsiTheme="majorHAnsi" w:cstheme="majorHAnsi"/>
          <w:color w:val="000000"/>
          <w:sz w:val="18"/>
          <w:szCs w:val="16"/>
        </w:rPr>
        <w:t xml:space="preserve">Version 1.2 places no </w:t>
      </w:r>
      <w:r w:rsidR="0097606B">
        <w:rPr>
          <w:rFonts w:asciiTheme="majorHAnsi" w:hAnsiTheme="majorHAnsi" w:cstheme="majorHAnsi"/>
          <w:color w:val="000000"/>
          <w:sz w:val="18"/>
          <w:szCs w:val="16"/>
        </w:rPr>
        <w:t xml:space="preserve">such </w:t>
      </w:r>
      <w:r w:rsidR="001F5D11">
        <w:rPr>
          <w:rFonts w:asciiTheme="majorHAnsi" w:hAnsiTheme="majorHAnsi" w:cstheme="majorHAnsi"/>
          <w:color w:val="000000"/>
          <w:sz w:val="18"/>
          <w:szCs w:val="16"/>
        </w:rPr>
        <w:t>restriction</w:t>
      </w:r>
      <w:r w:rsidR="0097606B">
        <w:rPr>
          <w:rFonts w:asciiTheme="majorHAnsi" w:hAnsiTheme="majorHAnsi" w:cstheme="majorHAnsi"/>
          <w:color w:val="000000"/>
          <w:sz w:val="18"/>
          <w:szCs w:val="16"/>
        </w:rPr>
        <w:t xml:space="preserve">, allowing serialization to either follow </w:t>
      </w:r>
      <w:r w:rsidR="00DF1EBC">
        <w:rPr>
          <w:rFonts w:asciiTheme="majorHAnsi" w:hAnsiTheme="majorHAnsi" w:cstheme="majorHAnsi"/>
          <w:color w:val="000000"/>
          <w:sz w:val="18"/>
          <w:szCs w:val="16"/>
        </w:rPr>
        <w:t>XML 1.0 serialization or</w:t>
      </w:r>
      <w:r w:rsidR="00CE5735">
        <w:rPr>
          <w:rFonts w:asciiTheme="majorHAnsi" w:hAnsiTheme="majorHAnsi" w:cstheme="majorHAnsi"/>
          <w:color w:val="000000"/>
          <w:sz w:val="18"/>
          <w:szCs w:val="16"/>
        </w:rPr>
        <w:t xml:space="preserve"> HTTP, for example.</w:t>
      </w:r>
    </w:p>
    <w:p w14:paraId="6AD2660A" w14:textId="77777777" w:rsidR="009C5CE7" w:rsidRDefault="009C5CE7" w:rsidP="00787A2D">
      <w:pPr>
        <w:pStyle w:val="Heading3"/>
      </w:pPr>
    </w:p>
    <w:p w14:paraId="56E54BA0" w14:textId="39325007" w:rsidR="00787A2D" w:rsidRDefault="00787A2D" w:rsidP="00787A2D">
      <w:pPr>
        <w:pStyle w:val="Heading3"/>
      </w:pPr>
      <w:bookmarkStart w:id="257" w:name="_Toc517560688"/>
      <w:r>
        <w:t>API Specifications</w:t>
      </w:r>
      <w:bookmarkEnd w:id="257"/>
      <w:r w:rsidR="001F5D11">
        <w:t xml:space="preserve"> </w:t>
      </w:r>
    </w:p>
    <w:p w14:paraId="7C3F16E6" w14:textId="27C16E37" w:rsidR="00681052" w:rsidRDefault="007455CF"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When developing an API Contract, follow these key guidelines to make sure </w:t>
      </w:r>
      <w:r w:rsidR="003D5B37">
        <w:rPr>
          <w:rFonts w:asciiTheme="majorHAnsi" w:hAnsiTheme="majorHAnsi" w:cstheme="majorHAnsi"/>
          <w:color w:val="000000"/>
          <w:sz w:val="18"/>
          <w:szCs w:val="16"/>
        </w:rPr>
        <w:t>to</w:t>
      </w:r>
      <w:r>
        <w:rPr>
          <w:rFonts w:asciiTheme="majorHAnsi" w:hAnsiTheme="majorHAnsi" w:cstheme="majorHAnsi"/>
          <w:color w:val="000000"/>
          <w:sz w:val="18"/>
          <w:szCs w:val="16"/>
        </w:rPr>
        <w:t xml:space="preserve"> include</w:t>
      </w:r>
      <w:r w:rsidR="003D5B37">
        <w:rPr>
          <w:rFonts w:asciiTheme="majorHAnsi" w:hAnsiTheme="majorHAnsi" w:cstheme="majorHAnsi"/>
          <w:color w:val="000000"/>
          <w:sz w:val="18"/>
          <w:szCs w:val="16"/>
        </w:rPr>
        <w:t xml:space="preserve"> all pertinent service definition information </w:t>
      </w:r>
      <w:r w:rsidR="00681052">
        <w:rPr>
          <w:rFonts w:asciiTheme="majorHAnsi" w:hAnsiTheme="majorHAnsi" w:cstheme="majorHAnsi"/>
          <w:color w:val="000000"/>
          <w:sz w:val="18"/>
          <w:szCs w:val="16"/>
        </w:rPr>
        <w:t>is included in the contract:</w:t>
      </w:r>
    </w:p>
    <w:p w14:paraId="5BB9969A" w14:textId="658AC977" w:rsidR="00A34AC1" w:rsidRPr="00A34AC1" w:rsidRDefault="00535922" w:rsidP="007069BB">
      <w:r>
        <w:t xml:space="preserve">API </w:t>
      </w:r>
      <w:r w:rsidR="00681052">
        <w:t xml:space="preserve">Service </w:t>
      </w:r>
      <w:r>
        <w:t>Operations</w:t>
      </w:r>
    </w:p>
    <w:p w14:paraId="2D402B95" w14:textId="41881680" w:rsidR="00681052" w:rsidRPr="00A34AC1" w:rsidRDefault="00681052" w:rsidP="00A34AC1">
      <w:pPr>
        <w:rPr>
          <w:rFonts w:asciiTheme="majorHAnsi" w:hAnsiTheme="majorHAnsi" w:cstheme="majorHAnsi"/>
          <w:color w:val="000000"/>
          <w:sz w:val="18"/>
          <w:szCs w:val="16"/>
        </w:rPr>
      </w:pPr>
      <w:r w:rsidRPr="00A34AC1">
        <w:rPr>
          <w:rFonts w:asciiTheme="majorHAnsi" w:hAnsiTheme="majorHAnsi" w:cstheme="majorHAnsi"/>
          <w:color w:val="000000"/>
          <w:sz w:val="18"/>
          <w:szCs w:val="16"/>
        </w:rPr>
        <w:t>Define all API Services to be consumed by your service consumers (e.g., “</w:t>
      </w:r>
      <w:proofErr w:type="spellStart"/>
      <w:r w:rsidRPr="00A34AC1">
        <w:rPr>
          <w:rFonts w:asciiTheme="majorHAnsi" w:hAnsiTheme="majorHAnsi" w:cstheme="majorHAnsi"/>
          <w:color w:val="000000"/>
          <w:sz w:val="18"/>
          <w:szCs w:val="16"/>
        </w:rPr>
        <w:t>xyz</w:t>
      </w:r>
      <w:proofErr w:type="spellEnd"/>
      <w:r w:rsidRPr="00A34AC1">
        <w:rPr>
          <w:rFonts w:asciiTheme="majorHAnsi" w:hAnsiTheme="majorHAnsi" w:cstheme="majorHAnsi"/>
          <w:color w:val="000000"/>
          <w:sz w:val="18"/>
          <w:szCs w:val="16"/>
        </w:rPr>
        <w:t>-database-retrieval-service”)</w:t>
      </w:r>
      <w:r w:rsidR="00017D9B">
        <w:rPr>
          <w:rFonts w:asciiTheme="majorHAnsi" w:hAnsiTheme="majorHAnsi" w:cstheme="majorHAnsi"/>
          <w:color w:val="000000"/>
          <w:sz w:val="18"/>
          <w:szCs w:val="16"/>
        </w:rPr>
        <w:t>.  Then, d</w:t>
      </w:r>
      <w:r w:rsidRPr="00A34AC1">
        <w:rPr>
          <w:rFonts w:asciiTheme="majorHAnsi" w:hAnsiTheme="majorHAnsi" w:cstheme="majorHAnsi"/>
          <w:color w:val="000000"/>
          <w:sz w:val="18"/>
          <w:szCs w:val="16"/>
        </w:rPr>
        <w:t>efine all Service Operations within each serv</w:t>
      </w:r>
      <w:r w:rsidR="00017D9B">
        <w:rPr>
          <w:rFonts w:asciiTheme="majorHAnsi" w:hAnsiTheme="majorHAnsi" w:cstheme="majorHAnsi"/>
          <w:color w:val="000000"/>
          <w:sz w:val="18"/>
          <w:szCs w:val="16"/>
        </w:rPr>
        <w:t>i</w:t>
      </w:r>
      <w:r w:rsidRPr="00A34AC1">
        <w:rPr>
          <w:rFonts w:asciiTheme="majorHAnsi" w:hAnsiTheme="majorHAnsi" w:cstheme="majorHAnsi"/>
          <w:color w:val="000000"/>
          <w:sz w:val="18"/>
          <w:szCs w:val="16"/>
        </w:rPr>
        <w:t xml:space="preserve">ce (e.g., Retrieve single record, </w:t>
      </w:r>
      <w:proofErr w:type="gramStart"/>
      <w:r w:rsidRPr="00A34AC1">
        <w:rPr>
          <w:rFonts w:asciiTheme="majorHAnsi" w:hAnsiTheme="majorHAnsi" w:cstheme="majorHAnsi"/>
          <w:color w:val="000000"/>
          <w:sz w:val="18"/>
          <w:szCs w:val="16"/>
        </w:rPr>
        <w:t>Retrieve</w:t>
      </w:r>
      <w:proofErr w:type="gramEnd"/>
      <w:r w:rsidRPr="00A34AC1">
        <w:rPr>
          <w:rFonts w:asciiTheme="majorHAnsi" w:hAnsiTheme="majorHAnsi" w:cstheme="majorHAnsi"/>
          <w:color w:val="000000"/>
          <w:sz w:val="18"/>
          <w:szCs w:val="16"/>
        </w:rPr>
        <w:t xml:space="preserve"> a collection, Insert New Record, Update a Record, etc)</w:t>
      </w:r>
      <w:r w:rsidR="00017D9B">
        <w:rPr>
          <w:rFonts w:asciiTheme="majorHAnsi" w:hAnsiTheme="majorHAnsi" w:cstheme="majorHAnsi"/>
          <w:color w:val="000000"/>
          <w:sz w:val="18"/>
          <w:szCs w:val="16"/>
        </w:rPr>
        <w:t>.</w:t>
      </w:r>
    </w:p>
    <w:p w14:paraId="11D4CAB9" w14:textId="77777777" w:rsidR="00681052"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REST APIs, express these operations as HTTP/REST operations such as GET, POST, PUT, DELETE</w:t>
      </w:r>
    </w:p>
    <w:p w14:paraId="561342B0" w14:textId="3172C379" w:rsidR="00FF50FD" w:rsidRDefault="00681052" w:rsidP="00FF50FD">
      <w:pPr>
        <w:pStyle w:val="ListParagraph"/>
        <w:numPr>
          <w:ilvl w:val="1"/>
          <w:numId w:val="26"/>
        </w:numPr>
        <w:rPr>
          <w:rFonts w:asciiTheme="majorHAnsi" w:hAnsiTheme="majorHAnsi" w:cstheme="majorHAnsi"/>
          <w:color w:val="000000"/>
          <w:sz w:val="18"/>
          <w:szCs w:val="16"/>
        </w:rPr>
      </w:pPr>
      <w:r>
        <w:rPr>
          <w:rFonts w:asciiTheme="majorHAnsi" w:hAnsiTheme="majorHAnsi" w:cstheme="majorHAnsi"/>
          <w:color w:val="000000"/>
          <w:sz w:val="18"/>
          <w:szCs w:val="16"/>
        </w:rPr>
        <w:t>In SOAP APIs, express these operations as separate SOAP Operations inside a service definition WSDL file</w:t>
      </w:r>
    </w:p>
    <w:p w14:paraId="1AC1D160" w14:textId="63993E89" w:rsidR="00A34AC1" w:rsidRDefault="00A34AC1" w:rsidP="00A34AC1">
      <w:pPr>
        <w:rPr>
          <w:rFonts w:asciiTheme="majorHAnsi" w:hAnsiTheme="majorHAnsi" w:cstheme="majorHAnsi"/>
          <w:color w:val="000000"/>
          <w:sz w:val="18"/>
          <w:szCs w:val="16"/>
        </w:rPr>
      </w:pPr>
      <w:r>
        <w:rPr>
          <w:rFonts w:asciiTheme="majorHAnsi" w:hAnsiTheme="majorHAnsi" w:cstheme="majorHAnsi"/>
          <w:color w:val="000000"/>
          <w:sz w:val="18"/>
          <w:szCs w:val="16"/>
        </w:rPr>
        <w:t>An example of a service operation is provided below for a RESTful operation:</w:t>
      </w:r>
    </w:p>
    <w:p w14:paraId="55AA9A6D" w14:textId="4344F502" w:rsidR="00A34AC1" w:rsidRPr="00A34AC1" w:rsidRDefault="0085555B" w:rsidP="0085555B">
      <w:pPr>
        <w:jc w:val="center"/>
        <w:rPr>
          <w:rFonts w:asciiTheme="majorHAnsi" w:hAnsiTheme="majorHAnsi" w:cstheme="majorHAnsi"/>
          <w:color w:val="000000"/>
          <w:sz w:val="18"/>
          <w:szCs w:val="16"/>
        </w:rPr>
      </w:pPr>
      <w:r>
        <w:rPr>
          <w:noProof/>
        </w:rPr>
        <w:lastRenderedPageBreak/>
        <w:drawing>
          <wp:inline distT="0" distB="0" distL="0" distR="0" wp14:anchorId="477825FE" wp14:editId="6A78D33A">
            <wp:extent cx="3274807" cy="1593669"/>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0369" cy="1606109"/>
                    </a:xfrm>
                    <a:prstGeom prst="rect">
                      <a:avLst/>
                    </a:prstGeom>
                  </pic:spPr>
                </pic:pic>
              </a:graphicData>
            </a:graphic>
          </wp:inline>
        </w:drawing>
      </w:r>
    </w:p>
    <w:p w14:paraId="1E119C9C" w14:textId="77777777" w:rsidR="00FF50FD" w:rsidRPr="00FF50FD" w:rsidRDefault="00FF50FD" w:rsidP="00FF50FD">
      <w:pPr>
        <w:rPr>
          <w:rFonts w:asciiTheme="majorHAnsi" w:hAnsiTheme="majorHAnsi" w:cstheme="majorHAnsi"/>
          <w:color w:val="000000"/>
          <w:sz w:val="18"/>
          <w:szCs w:val="16"/>
        </w:rPr>
      </w:pPr>
    </w:p>
    <w:p w14:paraId="4A042ADF" w14:textId="630258BB" w:rsidR="00681052" w:rsidRPr="00FF50FD" w:rsidRDefault="00681052" w:rsidP="007069BB">
      <w:r w:rsidRPr="00FF50FD">
        <w:t>Request Requirements</w:t>
      </w:r>
    </w:p>
    <w:p w14:paraId="298689F5" w14:textId="70D318D8" w:rsidR="00FF50FD" w:rsidRDefault="00EA309C"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request </w:t>
      </w:r>
      <w:r w:rsidR="00801CBA">
        <w:rPr>
          <w:rFonts w:asciiTheme="majorHAnsi" w:hAnsiTheme="majorHAnsi" w:cstheme="majorHAnsi"/>
          <w:color w:val="000000"/>
          <w:sz w:val="18"/>
          <w:szCs w:val="16"/>
        </w:rPr>
        <w:t xml:space="preserve">section of the </w:t>
      </w:r>
      <w:del w:id="258" w:author="Paul Marshall" w:date="2018-09-05T16:43:00Z">
        <w:r w:rsidR="00801CBA" w:rsidDel="00170D24">
          <w:rPr>
            <w:rFonts w:asciiTheme="majorHAnsi" w:hAnsiTheme="majorHAnsi" w:cstheme="majorHAnsi"/>
            <w:color w:val="000000"/>
            <w:sz w:val="18"/>
            <w:szCs w:val="16"/>
          </w:rPr>
          <w:delText>API contract</w:delText>
        </w:r>
      </w:del>
      <w:ins w:id="259"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inputs, </w:t>
      </w:r>
      <w:r w:rsidR="00801CBA">
        <w:rPr>
          <w:rFonts w:asciiTheme="majorHAnsi" w:hAnsiTheme="majorHAnsi" w:cstheme="majorHAnsi"/>
          <w:color w:val="000000"/>
          <w:sz w:val="18"/>
          <w:szCs w:val="16"/>
        </w:rPr>
        <w:t xml:space="preserve">their data types, </w:t>
      </w:r>
      <w:r w:rsidR="002E3C09">
        <w:rPr>
          <w:rFonts w:asciiTheme="majorHAnsi" w:hAnsiTheme="majorHAnsi" w:cstheme="majorHAnsi"/>
          <w:color w:val="000000"/>
          <w:sz w:val="18"/>
          <w:szCs w:val="16"/>
        </w:rPr>
        <w:t xml:space="preserve">whether they are required, </w:t>
      </w:r>
      <w:r w:rsidR="00801CBA">
        <w:rPr>
          <w:rFonts w:asciiTheme="majorHAnsi" w:hAnsiTheme="majorHAnsi" w:cstheme="majorHAnsi"/>
          <w:color w:val="000000"/>
          <w:sz w:val="18"/>
          <w:szCs w:val="16"/>
        </w:rPr>
        <w:t xml:space="preserve">and </w:t>
      </w:r>
      <w:r w:rsidR="002E3C09">
        <w:rPr>
          <w:rFonts w:asciiTheme="majorHAnsi" w:hAnsiTheme="majorHAnsi" w:cstheme="majorHAnsi"/>
          <w:color w:val="000000"/>
          <w:sz w:val="18"/>
          <w:szCs w:val="16"/>
        </w:rPr>
        <w:t xml:space="preserve">how they are expected to be passed in (in header, part of the path, on a </w:t>
      </w:r>
      <w:proofErr w:type="spellStart"/>
      <w:r w:rsidR="002E3C09">
        <w:rPr>
          <w:rFonts w:asciiTheme="majorHAnsi" w:hAnsiTheme="majorHAnsi" w:cstheme="majorHAnsi"/>
          <w:color w:val="000000"/>
          <w:sz w:val="18"/>
          <w:szCs w:val="16"/>
        </w:rPr>
        <w:t>querystring</w:t>
      </w:r>
      <w:proofErr w:type="spellEnd"/>
      <w:r w:rsidR="002E3C09">
        <w:rPr>
          <w:rFonts w:asciiTheme="majorHAnsi" w:hAnsiTheme="majorHAnsi" w:cstheme="majorHAnsi"/>
          <w:color w:val="000000"/>
          <w:sz w:val="18"/>
          <w:szCs w:val="16"/>
        </w:rPr>
        <w:t>, or in the request body for POST and PUT requests)</w:t>
      </w:r>
      <w:r w:rsidR="00801CBA">
        <w:rPr>
          <w:rFonts w:asciiTheme="majorHAnsi" w:hAnsiTheme="majorHAnsi" w:cstheme="majorHAnsi"/>
          <w:color w:val="000000"/>
          <w:sz w:val="18"/>
          <w:szCs w:val="16"/>
        </w:rPr>
        <w:t>.</w:t>
      </w:r>
    </w:p>
    <w:p w14:paraId="06A4A884" w14:textId="6D6CFFBE" w:rsidR="00801CBA" w:rsidRDefault="00801CBA" w:rsidP="00EA309C">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 request definition in the </w:t>
      </w:r>
      <w:del w:id="260" w:author="Paul Marshall" w:date="2018-09-05T16:43:00Z">
        <w:r w:rsidDel="00170D24">
          <w:rPr>
            <w:rFonts w:asciiTheme="majorHAnsi" w:hAnsiTheme="majorHAnsi" w:cstheme="majorHAnsi"/>
            <w:color w:val="000000"/>
            <w:sz w:val="18"/>
            <w:szCs w:val="16"/>
          </w:rPr>
          <w:delText>API contract</w:delText>
        </w:r>
      </w:del>
      <w:ins w:id="26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2761252B" w14:textId="5688F4C9" w:rsidR="00EA309C" w:rsidRPr="00EA309C" w:rsidRDefault="002F3A38" w:rsidP="002F3A38">
      <w:pPr>
        <w:jc w:val="center"/>
        <w:rPr>
          <w:rFonts w:asciiTheme="majorHAnsi" w:hAnsiTheme="majorHAnsi" w:cstheme="majorHAnsi"/>
          <w:color w:val="000000"/>
          <w:sz w:val="18"/>
          <w:szCs w:val="16"/>
        </w:rPr>
      </w:pPr>
      <w:r>
        <w:rPr>
          <w:noProof/>
        </w:rPr>
        <w:drawing>
          <wp:inline distT="0" distB="0" distL="0" distR="0" wp14:anchorId="5F239D62" wp14:editId="43107770">
            <wp:extent cx="4079344" cy="1987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1259" cy="1997881"/>
                    </a:xfrm>
                    <a:prstGeom prst="rect">
                      <a:avLst/>
                    </a:prstGeom>
                  </pic:spPr>
                </pic:pic>
              </a:graphicData>
            </a:graphic>
          </wp:inline>
        </w:drawing>
      </w:r>
    </w:p>
    <w:p w14:paraId="008E07D6" w14:textId="117F689D" w:rsidR="00681052" w:rsidRDefault="00681052" w:rsidP="007069BB">
      <w:r w:rsidRPr="00FF50FD">
        <w:t>Response Requirements</w:t>
      </w:r>
    </w:p>
    <w:p w14:paraId="16C58D9B" w14:textId="099BFDCF"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 xml:space="preserve">In the response section of the </w:t>
      </w:r>
      <w:del w:id="262" w:author="Paul Marshall" w:date="2018-09-05T16:43:00Z">
        <w:r w:rsidDel="00170D24">
          <w:rPr>
            <w:rFonts w:asciiTheme="majorHAnsi" w:hAnsiTheme="majorHAnsi" w:cstheme="majorHAnsi"/>
            <w:color w:val="000000"/>
            <w:sz w:val="18"/>
            <w:szCs w:val="16"/>
          </w:rPr>
          <w:delText>API contract</w:delText>
        </w:r>
      </w:del>
      <w:ins w:id="263"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list all structures and attributes expected to be </w:t>
      </w:r>
      <w:proofErr w:type="gramStart"/>
      <w:r>
        <w:rPr>
          <w:rFonts w:asciiTheme="majorHAnsi" w:hAnsiTheme="majorHAnsi" w:cstheme="majorHAnsi"/>
          <w:color w:val="000000"/>
          <w:sz w:val="18"/>
          <w:szCs w:val="16"/>
        </w:rPr>
        <w:t>returned back</w:t>
      </w:r>
      <w:proofErr w:type="gramEnd"/>
      <w:r>
        <w:rPr>
          <w:rFonts w:asciiTheme="majorHAnsi" w:hAnsiTheme="majorHAnsi" w:cstheme="majorHAnsi"/>
          <w:color w:val="000000"/>
          <w:sz w:val="18"/>
          <w:szCs w:val="16"/>
        </w:rPr>
        <w:t xml:space="preserve"> in the response for each operation.  In the case of RESTful services returning JSON, define the JSON schema files and reference those schema files inside your Swagger or RAML contract definition.  In the case of SOAP, define all outputs as part of WSDL contract.</w:t>
      </w:r>
    </w:p>
    <w:p w14:paraId="23C4C605" w14:textId="2678F603" w:rsidR="00801CBA" w:rsidRDefault="00801CBA" w:rsidP="00A34AC1">
      <w:pPr>
        <w:rPr>
          <w:rFonts w:asciiTheme="majorHAnsi" w:hAnsiTheme="majorHAnsi" w:cstheme="majorHAnsi"/>
          <w:color w:val="000000"/>
          <w:sz w:val="18"/>
          <w:szCs w:val="16"/>
        </w:rPr>
      </w:pPr>
      <w:r>
        <w:rPr>
          <w:rFonts w:asciiTheme="majorHAnsi" w:hAnsiTheme="majorHAnsi" w:cstheme="majorHAnsi"/>
          <w:color w:val="000000"/>
          <w:sz w:val="18"/>
          <w:szCs w:val="16"/>
        </w:rPr>
        <w:t>For JSON</w:t>
      </w:r>
      <w:r w:rsidR="009E5E1F">
        <w:rPr>
          <w:rFonts w:asciiTheme="majorHAnsi" w:hAnsiTheme="majorHAnsi" w:cstheme="majorHAnsi"/>
          <w:color w:val="000000"/>
          <w:sz w:val="18"/>
          <w:szCs w:val="16"/>
        </w:rPr>
        <w:t>-based responses, define the following:</w:t>
      </w:r>
    </w:p>
    <w:p w14:paraId="6F60DDA1"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Parent JSON structure (object or collection)</w:t>
      </w:r>
    </w:p>
    <w:p w14:paraId="72235F6C"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Attribute data types</w:t>
      </w:r>
    </w:p>
    <w:p w14:paraId="5210AED7" w14:textId="77777777"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Any nested objects or collections within your parent JSON structure</w:t>
      </w:r>
    </w:p>
    <w:p w14:paraId="65104AA4" w14:textId="30A55454" w:rsidR="009E5E1F" w:rsidRDefault="009E5E1F" w:rsidP="009E5E1F">
      <w:pPr>
        <w:pStyle w:val="ListParagraph"/>
        <w:numPr>
          <w:ilvl w:val="0"/>
          <w:numId w:val="27"/>
        </w:numPr>
        <w:rPr>
          <w:rFonts w:asciiTheme="majorHAnsi" w:hAnsiTheme="majorHAnsi" w:cstheme="majorHAnsi"/>
          <w:color w:val="000000"/>
          <w:sz w:val="18"/>
          <w:szCs w:val="16"/>
        </w:rPr>
      </w:pPr>
      <w:r>
        <w:rPr>
          <w:rFonts w:asciiTheme="majorHAnsi" w:hAnsiTheme="majorHAnsi" w:cstheme="majorHAnsi"/>
          <w:color w:val="000000"/>
          <w:sz w:val="18"/>
          <w:szCs w:val="16"/>
        </w:rPr>
        <w:t>Each attribute listed should contain the following:</w:t>
      </w:r>
    </w:p>
    <w:p w14:paraId="2C198002" w14:textId="77777777" w:rsidR="00E46C58" w:rsidRDefault="009E5E1F" w:rsidP="00E46C58">
      <w:pPr>
        <w:pStyle w:val="ListParagraph"/>
        <w:numPr>
          <w:ilvl w:val="1"/>
          <w:numId w:val="27"/>
        </w:numPr>
        <w:rPr>
          <w:rFonts w:asciiTheme="majorHAnsi" w:hAnsiTheme="majorHAnsi" w:cstheme="majorHAnsi"/>
          <w:color w:val="000000"/>
          <w:sz w:val="18"/>
          <w:szCs w:val="16"/>
        </w:rPr>
      </w:pPr>
      <w:r>
        <w:rPr>
          <w:rFonts w:asciiTheme="majorHAnsi" w:hAnsiTheme="majorHAnsi" w:cstheme="majorHAnsi"/>
          <w:color w:val="000000"/>
          <w:sz w:val="18"/>
          <w:szCs w:val="16"/>
        </w:rPr>
        <w:t xml:space="preserve">Data Type (e.g., string, number, date, </w:t>
      </w:r>
      <w:proofErr w:type="spellStart"/>
      <w:r>
        <w:rPr>
          <w:rFonts w:asciiTheme="majorHAnsi" w:hAnsiTheme="majorHAnsi" w:cstheme="majorHAnsi"/>
          <w:color w:val="000000"/>
          <w:sz w:val="18"/>
          <w:szCs w:val="16"/>
        </w:rPr>
        <w:t>boolean</w:t>
      </w:r>
      <w:proofErr w:type="spellEnd"/>
      <w:r>
        <w:rPr>
          <w:rFonts w:asciiTheme="majorHAnsi" w:hAnsiTheme="majorHAnsi" w:cstheme="majorHAnsi"/>
          <w:color w:val="000000"/>
          <w:sz w:val="18"/>
          <w:szCs w:val="16"/>
        </w:rPr>
        <w:t>, array)</w:t>
      </w:r>
    </w:p>
    <w:p w14:paraId="0DABA735" w14:textId="77777777" w:rsid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Example (i.e., provide a concrete example for each data item returned, with any sensitive information scrubbed or replaced with dummy data for an example)</w:t>
      </w:r>
    </w:p>
    <w:p w14:paraId="22E4FAA1" w14:textId="7D039658" w:rsidR="009E5E1F" w:rsidRPr="00E46C58" w:rsidRDefault="009E5E1F" w:rsidP="00E46C58">
      <w:pPr>
        <w:pStyle w:val="ListParagraph"/>
        <w:numPr>
          <w:ilvl w:val="1"/>
          <w:numId w:val="27"/>
        </w:numPr>
        <w:rPr>
          <w:rFonts w:asciiTheme="majorHAnsi" w:hAnsiTheme="majorHAnsi" w:cstheme="majorHAnsi"/>
          <w:color w:val="000000"/>
          <w:sz w:val="18"/>
          <w:szCs w:val="16"/>
        </w:rPr>
      </w:pPr>
      <w:r w:rsidRPr="00E46C58">
        <w:rPr>
          <w:rFonts w:asciiTheme="majorHAnsi" w:hAnsiTheme="majorHAnsi" w:cstheme="majorHAnsi"/>
          <w:color w:val="000000"/>
          <w:sz w:val="18"/>
          <w:szCs w:val="16"/>
        </w:rPr>
        <w:t>Formatting required (e.g., whether special formatting for emails, phones, dates is required)</w:t>
      </w:r>
    </w:p>
    <w:p w14:paraId="09828625" w14:textId="43AB5B9A" w:rsidR="009E5E1F" w:rsidRDefault="009C5CE7" w:rsidP="00A34AC1">
      <w:pPr>
        <w:rPr>
          <w:rFonts w:asciiTheme="majorHAnsi" w:hAnsiTheme="majorHAnsi" w:cstheme="majorHAnsi"/>
          <w:color w:val="000000"/>
          <w:sz w:val="18"/>
          <w:szCs w:val="16"/>
        </w:rPr>
      </w:pPr>
      <w:r>
        <w:rPr>
          <w:rFonts w:asciiTheme="majorHAnsi" w:hAnsiTheme="majorHAnsi" w:cstheme="majorHAnsi"/>
          <w:color w:val="000000"/>
          <w:sz w:val="18"/>
          <w:szCs w:val="16"/>
        </w:rPr>
        <w:br w:type="page"/>
      </w:r>
      <w:r w:rsidR="00E46C58">
        <w:rPr>
          <w:rFonts w:asciiTheme="majorHAnsi" w:hAnsiTheme="majorHAnsi" w:cstheme="majorHAnsi"/>
          <w:color w:val="000000"/>
          <w:sz w:val="18"/>
          <w:szCs w:val="16"/>
        </w:rPr>
        <w:lastRenderedPageBreak/>
        <w:t xml:space="preserve">Example of a response </w:t>
      </w:r>
      <w:r w:rsidR="00844915">
        <w:rPr>
          <w:rFonts w:asciiTheme="majorHAnsi" w:hAnsiTheme="majorHAnsi" w:cstheme="majorHAnsi"/>
          <w:color w:val="000000"/>
          <w:sz w:val="18"/>
          <w:szCs w:val="16"/>
        </w:rPr>
        <w:t>model for a Swagger sample pet store</w:t>
      </w:r>
      <w:r w:rsidR="00E46C58">
        <w:rPr>
          <w:rFonts w:asciiTheme="majorHAnsi" w:hAnsiTheme="majorHAnsi" w:cstheme="majorHAnsi"/>
          <w:color w:val="000000"/>
          <w:sz w:val="18"/>
          <w:szCs w:val="16"/>
        </w:rPr>
        <w:t xml:space="preserve"> is provided below:</w:t>
      </w:r>
    </w:p>
    <w:p w14:paraId="05B33746" w14:textId="69B996C0" w:rsidR="00E46C58" w:rsidRPr="00801CBA" w:rsidRDefault="00BA099A" w:rsidP="00BA099A">
      <w:pPr>
        <w:jc w:val="center"/>
        <w:rPr>
          <w:rFonts w:asciiTheme="majorHAnsi" w:hAnsiTheme="majorHAnsi" w:cstheme="majorHAnsi"/>
          <w:color w:val="000000"/>
          <w:sz w:val="18"/>
          <w:szCs w:val="16"/>
        </w:rPr>
      </w:pPr>
      <w:r>
        <w:rPr>
          <w:noProof/>
        </w:rPr>
        <w:drawing>
          <wp:inline distT="0" distB="0" distL="0" distR="0" wp14:anchorId="21EC4D15" wp14:editId="19B8CBAF">
            <wp:extent cx="4063436" cy="2019145"/>
            <wp:effectExtent l="0" t="0" r="0" b="635"/>
            <wp:docPr id="13" name="Picture 13" descr="Swagg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wagger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70" cy="2025771"/>
                    </a:xfrm>
                    <a:prstGeom prst="rect">
                      <a:avLst/>
                    </a:prstGeom>
                    <a:noFill/>
                    <a:ln>
                      <a:noFill/>
                    </a:ln>
                  </pic:spPr>
                </pic:pic>
              </a:graphicData>
            </a:graphic>
          </wp:inline>
        </w:drawing>
      </w:r>
    </w:p>
    <w:p w14:paraId="693FFAAC" w14:textId="77777777" w:rsidR="00801CBA" w:rsidRDefault="00801CBA" w:rsidP="00A34AC1"/>
    <w:p w14:paraId="1A5FDC27" w14:textId="245A260F" w:rsidR="00A34AC1" w:rsidRPr="00A34AC1" w:rsidRDefault="00A34AC1" w:rsidP="007069BB">
      <w:r>
        <w:t>Service Security Requirements</w:t>
      </w:r>
    </w:p>
    <w:p w14:paraId="7FBCA640" w14:textId="66AF562F" w:rsidR="00535922" w:rsidRDefault="00E46C58" w:rsidP="00535922">
      <w:pPr>
        <w:rPr>
          <w:rFonts w:asciiTheme="majorHAnsi" w:hAnsiTheme="majorHAnsi" w:cstheme="majorHAnsi"/>
          <w:color w:val="000000"/>
          <w:sz w:val="18"/>
          <w:szCs w:val="16"/>
        </w:rPr>
      </w:pPr>
      <w:r>
        <w:rPr>
          <w:rFonts w:asciiTheme="majorHAnsi" w:hAnsiTheme="majorHAnsi" w:cstheme="majorHAnsi"/>
          <w:color w:val="000000"/>
          <w:sz w:val="18"/>
          <w:szCs w:val="16"/>
        </w:rPr>
        <w:t xml:space="preserve">Security required for an API can be defined in a form of a Swagger or RAML </w:t>
      </w:r>
      <w:r w:rsidR="00E11E2F">
        <w:rPr>
          <w:rFonts w:asciiTheme="majorHAnsi" w:hAnsiTheme="majorHAnsi" w:cstheme="majorHAnsi"/>
          <w:color w:val="000000"/>
          <w:sz w:val="18"/>
          <w:szCs w:val="16"/>
        </w:rPr>
        <w:t xml:space="preserve">security </w:t>
      </w:r>
      <w:r w:rsidR="00330037">
        <w:rPr>
          <w:rFonts w:asciiTheme="majorHAnsi" w:hAnsiTheme="majorHAnsi" w:cstheme="majorHAnsi"/>
          <w:color w:val="000000"/>
          <w:sz w:val="18"/>
          <w:szCs w:val="16"/>
        </w:rPr>
        <w:t xml:space="preserve">definition section of the contract.  A security section </w:t>
      </w:r>
      <w:r w:rsidR="00811495">
        <w:rPr>
          <w:rFonts w:asciiTheme="majorHAnsi" w:hAnsiTheme="majorHAnsi" w:cstheme="majorHAnsi"/>
          <w:color w:val="000000"/>
          <w:sz w:val="18"/>
          <w:szCs w:val="16"/>
        </w:rPr>
        <w:t>defines whether the service is to be secured</w:t>
      </w:r>
      <w:r w:rsidR="00603B39">
        <w:rPr>
          <w:rFonts w:asciiTheme="majorHAnsi" w:hAnsiTheme="majorHAnsi" w:cstheme="majorHAnsi"/>
          <w:color w:val="000000"/>
          <w:sz w:val="18"/>
          <w:szCs w:val="16"/>
        </w:rPr>
        <w:t xml:space="preserve"> via OAuth 2.0, basic auth, or other form of security.</w:t>
      </w:r>
    </w:p>
    <w:p w14:paraId="6F8A2AC7" w14:textId="1A67EDF2" w:rsidR="00075F3D" w:rsidRDefault="00075F3D" w:rsidP="00535922">
      <w:pPr>
        <w:rPr>
          <w:rFonts w:asciiTheme="majorHAnsi" w:hAnsiTheme="majorHAnsi" w:cstheme="majorHAnsi"/>
          <w:color w:val="000000"/>
          <w:sz w:val="18"/>
          <w:szCs w:val="16"/>
        </w:rPr>
      </w:pPr>
      <w:r>
        <w:rPr>
          <w:rFonts w:asciiTheme="majorHAnsi" w:hAnsiTheme="majorHAnsi" w:cstheme="majorHAnsi"/>
          <w:color w:val="000000"/>
          <w:sz w:val="18"/>
          <w:szCs w:val="16"/>
        </w:rPr>
        <w:t>An example below shows the definition of a Basic Auth security scheme for a given API.</w:t>
      </w:r>
    </w:p>
    <w:p w14:paraId="0F81E521" w14:textId="50330554" w:rsidR="00535922" w:rsidRPr="00535922" w:rsidRDefault="00075F3D" w:rsidP="00075F3D">
      <w:pPr>
        <w:jc w:val="center"/>
      </w:pPr>
      <w:r>
        <w:rPr>
          <w:noProof/>
        </w:rPr>
        <w:drawing>
          <wp:inline distT="0" distB="0" distL="0" distR="0" wp14:anchorId="7C333CC9" wp14:editId="5E405FFD">
            <wp:extent cx="5243804" cy="2380698"/>
            <wp:effectExtent l="0" t="0" r="0" b="635"/>
            <wp:docPr id="14" name="Picture 14" descr="Image result for raml security sc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raml security sc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6809" cy="2386602"/>
                    </a:xfrm>
                    <a:prstGeom prst="rect">
                      <a:avLst/>
                    </a:prstGeom>
                    <a:noFill/>
                    <a:ln>
                      <a:noFill/>
                    </a:ln>
                  </pic:spPr>
                </pic:pic>
              </a:graphicData>
            </a:graphic>
          </wp:inline>
        </w:drawing>
      </w:r>
    </w:p>
    <w:p w14:paraId="1BF4BF58" w14:textId="77777777" w:rsidR="007069BB" w:rsidRDefault="007069BB">
      <w:pPr>
        <w:rPr>
          <w:rFonts w:asciiTheme="majorHAnsi" w:eastAsiaTheme="majorEastAsia" w:hAnsiTheme="majorHAnsi" w:cstheme="majorBidi"/>
          <w:color w:val="2F5496" w:themeColor="accent1" w:themeShade="BF"/>
          <w:sz w:val="26"/>
          <w:szCs w:val="26"/>
        </w:rPr>
      </w:pPr>
      <w:r>
        <w:br w:type="page"/>
      </w:r>
    </w:p>
    <w:p w14:paraId="41B3DD1F" w14:textId="22C17E17" w:rsidR="00741E73" w:rsidRDefault="00741E73" w:rsidP="007069BB">
      <w:pPr>
        <w:pStyle w:val="Heading3"/>
      </w:pPr>
      <w:bookmarkStart w:id="264" w:name="_Toc517560689"/>
      <w:r>
        <w:lastRenderedPageBreak/>
        <w:t>Swagger and RAML</w:t>
      </w:r>
      <w:bookmarkEnd w:id="264"/>
    </w:p>
    <w:p w14:paraId="2C5E8328" w14:textId="4064A353" w:rsidR="00352FAB" w:rsidRDefault="000B063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As stated in Section 4.2.1, both Swagger and RAML are widely used to define </w:t>
      </w:r>
      <w:del w:id="265" w:author="Paul Marshall" w:date="2018-09-05T16:43:00Z">
        <w:r w:rsidDel="00170D24">
          <w:rPr>
            <w:rFonts w:asciiTheme="majorHAnsi" w:hAnsiTheme="majorHAnsi" w:cstheme="majorHAnsi"/>
            <w:color w:val="000000"/>
            <w:sz w:val="18"/>
            <w:szCs w:val="16"/>
          </w:rPr>
          <w:delText>API contract</w:delText>
        </w:r>
      </w:del>
      <w:ins w:id="26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s for REST APIs.</w:t>
      </w:r>
    </w:p>
    <w:p w14:paraId="7627823A" w14:textId="6FDA78AC"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 xml:space="preserve">An example of an </w:t>
      </w:r>
      <w:proofErr w:type="spellStart"/>
      <w:r w:rsidR="0011176A">
        <w:rPr>
          <w:rFonts w:asciiTheme="majorHAnsi" w:hAnsiTheme="majorHAnsi" w:cstheme="majorHAnsi"/>
          <w:color w:val="000000"/>
          <w:sz w:val="18"/>
          <w:szCs w:val="16"/>
        </w:rPr>
        <w:t>OpenAPI</w:t>
      </w:r>
      <w:proofErr w:type="spellEnd"/>
      <w:r w:rsidR="0011176A">
        <w:rPr>
          <w:rFonts w:asciiTheme="majorHAnsi" w:hAnsiTheme="majorHAnsi" w:cstheme="majorHAnsi"/>
          <w:color w:val="000000"/>
          <w:sz w:val="18"/>
          <w:szCs w:val="16"/>
        </w:rPr>
        <w:t xml:space="preserve"> Specification</w:t>
      </w:r>
      <w:r>
        <w:rPr>
          <w:rFonts w:asciiTheme="majorHAnsi" w:hAnsiTheme="majorHAnsi" w:cstheme="majorHAnsi"/>
          <w:color w:val="000000"/>
          <w:sz w:val="18"/>
          <w:szCs w:val="16"/>
        </w:rPr>
        <w:t xml:space="preserve"> based </w:t>
      </w:r>
      <w:del w:id="267" w:author="Paul Marshall" w:date="2018-09-05T16:43:00Z">
        <w:r w:rsidDel="00170D24">
          <w:rPr>
            <w:rFonts w:asciiTheme="majorHAnsi" w:hAnsiTheme="majorHAnsi" w:cstheme="majorHAnsi"/>
            <w:color w:val="000000"/>
            <w:sz w:val="18"/>
            <w:szCs w:val="16"/>
          </w:rPr>
          <w:delText>API contract</w:delText>
        </w:r>
      </w:del>
      <w:ins w:id="268"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is provided below:</w:t>
      </w:r>
    </w:p>
    <w:p w14:paraId="64BBEA99"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1823CF6B" w14:textId="77777777" w:rsidR="00C70AE7" w:rsidRDefault="00C70AE7"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60199AEE" wp14:editId="101091D6">
            <wp:extent cx="4986279" cy="3074676"/>
            <wp:effectExtent l="0" t="0" r="5080" b="0"/>
            <wp:docPr id="1" name="Picture 1" descr="Image result for api contract example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pi contract example swag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95094" cy="3080112"/>
                    </a:xfrm>
                    <a:prstGeom prst="rect">
                      <a:avLst/>
                    </a:prstGeom>
                    <a:noFill/>
                    <a:ln>
                      <a:noFill/>
                    </a:ln>
                  </pic:spPr>
                </pic:pic>
              </a:graphicData>
            </a:graphic>
          </wp:inline>
        </w:drawing>
      </w:r>
    </w:p>
    <w:p w14:paraId="30D8FB90" w14:textId="360BF48E" w:rsidR="00C70AE7" w:rsidRDefault="00C70AE7" w:rsidP="00C70AE7">
      <w:pPr>
        <w:pStyle w:val="ListParagraph"/>
        <w:spacing w:before="240" w:after="240" w:line="240" w:lineRule="auto"/>
        <w:ind w:left="0"/>
        <w:rPr>
          <w:rFonts w:asciiTheme="majorHAnsi" w:hAnsiTheme="majorHAnsi" w:cstheme="majorHAnsi"/>
          <w:color w:val="000000"/>
          <w:sz w:val="18"/>
          <w:szCs w:val="16"/>
        </w:rPr>
      </w:pPr>
    </w:p>
    <w:p w14:paraId="03B1B971" w14:textId="77777777" w:rsidR="002928BE" w:rsidRDefault="002928BE" w:rsidP="00C70AE7">
      <w:pPr>
        <w:pStyle w:val="ListParagraph"/>
        <w:spacing w:before="240" w:after="240" w:line="240" w:lineRule="auto"/>
        <w:ind w:left="0"/>
        <w:rPr>
          <w:rFonts w:asciiTheme="majorHAnsi" w:hAnsiTheme="majorHAnsi" w:cstheme="majorHAnsi"/>
          <w:color w:val="000000"/>
          <w:sz w:val="18"/>
          <w:szCs w:val="16"/>
        </w:rPr>
      </w:pPr>
    </w:p>
    <w:p w14:paraId="0F3785ED" w14:textId="2C69212A" w:rsidR="00C70AE7" w:rsidRDefault="00B11C80" w:rsidP="00C70AE7">
      <w:pPr>
        <w:pStyle w:val="ListParagraph"/>
        <w:spacing w:before="240" w:after="240" w:line="240" w:lineRule="auto"/>
        <w:ind w:left="0"/>
        <w:rPr>
          <w:rFonts w:asciiTheme="majorHAnsi" w:hAnsiTheme="majorHAnsi" w:cstheme="majorHAnsi"/>
          <w:color w:val="000000"/>
          <w:sz w:val="18"/>
          <w:szCs w:val="16"/>
        </w:rPr>
      </w:pPr>
      <w:r>
        <w:rPr>
          <w:rFonts w:asciiTheme="majorHAnsi" w:hAnsiTheme="majorHAnsi" w:cstheme="majorHAnsi"/>
          <w:color w:val="000000"/>
          <w:sz w:val="18"/>
          <w:szCs w:val="16"/>
        </w:rPr>
        <w:t>An example RAML contract is provided below:</w:t>
      </w:r>
    </w:p>
    <w:p w14:paraId="582A234B" w14:textId="7B2D78B0" w:rsidR="00B11C80" w:rsidRPr="007D57E0" w:rsidRDefault="00042C15" w:rsidP="00C70AE7">
      <w:pPr>
        <w:pStyle w:val="ListParagraph"/>
        <w:spacing w:before="240" w:after="240" w:line="240" w:lineRule="auto"/>
        <w:ind w:left="0"/>
        <w:rPr>
          <w:rFonts w:asciiTheme="majorHAnsi" w:hAnsiTheme="majorHAnsi" w:cstheme="majorHAnsi"/>
          <w:color w:val="000000"/>
          <w:sz w:val="18"/>
          <w:szCs w:val="16"/>
        </w:rPr>
      </w:pPr>
      <w:r>
        <w:rPr>
          <w:noProof/>
        </w:rPr>
        <w:drawing>
          <wp:inline distT="0" distB="0" distL="0" distR="0" wp14:anchorId="4B0AE019" wp14:editId="2F77620F">
            <wp:extent cx="2403566" cy="3555701"/>
            <wp:effectExtent l="0" t="0" r="0" b="6985"/>
            <wp:docPr id="5" name="Picture 5" descr="Image result for raml for pet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raml for pet st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0777" cy="3581162"/>
                    </a:xfrm>
                    <a:prstGeom prst="rect">
                      <a:avLst/>
                    </a:prstGeom>
                    <a:noFill/>
                    <a:ln>
                      <a:noFill/>
                    </a:ln>
                  </pic:spPr>
                </pic:pic>
              </a:graphicData>
            </a:graphic>
          </wp:inline>
        </w:drawing>
      </w:r>
    </w:p>
    <w:p w14:paraId="4A92A096" w14:textId="4430D6DB" w:rsidR="00C70AE7" w:rsidRDefault="002928BE" w:rsidP="00C70AE7">
      <w:pPr>
        <w:rPr>
          <w:rFonts w:asciiTheme="majorHAnsi" w:hAnsiTheme="majorHAnsi" w:cstheme="majorHAnsi"/>
          <w:color w:val="000000"/>
          <w:sz w:val="18"/>
          <w:szCs w:val="16"/>
        </w:rPr>
      </w:pPr>
      <w:r w:rsidRPr="002928BE">
        <w:rPr>
          <w:rFonts w:asciiTheme="majorHAnsi" w:hAnsiTheme="majorHAnsi" w:cstheme="majorHAnsi"/>
          <w:color w:val="000000"/>
          <w:sz w:val="18"/>
          <w:szCs w:val="16"/>
        </w:rPr>
        <w:lastRenderedPageBreak/>
        <w:t xml:space="preserve">Both </w:t>
      </w:r>
      <w:r>
        <w:rPr>
          <w:rFonts w:asciiTheme="majorHAnsi" w:hAnsiTheme="majorHAnsi" w:cstheme="majorHAnsi"/>
          <w:color w:val="000000"/>
          <w:sz w:val="18"/>
          <w:szCs w:val="16"/>
        </w:rPr>
        <w:t xml:space="preserve">Swagger and RAML are very similar, especially if </w:t>
      </w:r>
      <w:r w:rsidR="002B722E">
        <w:rPr>
          <w:rFonts w:asciiTheme="majorHAnsi" w:hAnsiTheme="majorHAnsi" w:cstheme="majorHAnsi"/>
          <w:color w:val="000000"/>
          <w:sz w:val="18"/>
          <w:szCs w:val="16"/>
        </w:rPr>
        <w:t xml:space="preserve">using YAML to define both.  There are some slight differences between the two contract definition </w:t>
      </w:r>
      <w:proofErr w:type="gramStart"/>
      <w:r w:rsidR="002B722E">
        <w:rPr>
          <w:rFonts w:asciiTheme="majorHAnsi" w:hAnsiTheme="majorHAnsi" w:cstheme="majorHAnsi"/>
          <w:color w:val="000000"/>
          <w:sz w:val="18"/>
          <w:szCs w:val="16"/>
        </w:rPr>
        <w:t>languages</w:t>
      </w:r>
      <w:proofErr w:type="gramEnd"/>
      <w:r w:rsidR="002B722E">
        <w:rPr>
          <w:rFonts w:asciiTheme="majorHAnsi" w:hAnsiTheme="majorHAnsi" w:cstheme="majorHAnsi"/>
          <w:color w:val="000000"/>
          <w:sz w:val="18"/>
          <w:szCs w:val="16"/>
        </w:rPr>
        <w:t xml:space="preserve"> but they are very minor.</w:t>
      </w:r>
    </w:p>
    <w:p w14:paraId="25658132" w14:textId="31F14268" w:rsidR="002B722E" w:rsidRPr="002928BE" w:rsidRDefault="002B722E" w:rsidP="00C70AE7">
      <w:pPr>
        <w:rPr>
          <w:rFonts w:asciiTheme="majorHAnsi" w:hAnsiTheme="majorHAnsi" w:cstheme="majorHAnsi"/>
          <w:color w:val="000000"/>
          <w:sz w:val="18"/>
          <w:szCs w:val="16"/>
        </w:rPr>
      </w:pPr>
      <w:r>
        <w:rPr>
          <w:rFonts w:asciiTheme="majorHAnsi" w:hAnsiTheme="majorHAnsi" w:cstheme="majorHAnsi"/>
          <w:color w:val="000000"/>
          <w:sz w:val="18"/>
          <w:szCs w:val="16"/>
        </w:rPr>
        <w:t>As a result, Mulesoft has worked on a conversion utility that allows to convert from OAS Swagger to RA</w:t>
      </w:r>
      <w:r w:rsidR="00054418">
        <w:rPr>
          <w:rFonts w:asciiTheme="majorHAnsi" w:hAnsiTheme="majorHAnsi" w:cstheme="majorHAnsi"/>
          <w:color w:val="000000"/>
          <w:sz w:val="18"/>
          <w:szCs w:val="16"/>
        </w:rPr>
        <w:t>ML, to help migrate any non-Mulesoft APIs onto the Mulesoft platform.</w:t>
      </w:r>
      <w:r w:rsidR="003A5284">
        <w:rPr>
          <w:rFonts w:asciiTheme="majorHAnsi" w:hAnsiTheme="majorHAnsi" w:cstheme="majorHAnsi"/>
          <w:color w:val="000000"/>
          <w:sz w:val="18"/>
          <w:szCs w:val="16"/>
        </w:rPr>
        <w:t xml:space="preserve">  The utility also allows converting from RAML into OAS Swagger.</w:t>
      </w:r>
    </w:p>
    <w:p w14:paraId="6AFA81A2" w14:textId="740EEB14" w:rsidR="00787A2D" w:rsidRDefault="00787A2D" w:rsidP="00787A2D">
      <w:pPr>
        <w:pStyle w:val="Heading4"/>
      </w:pPr>
      <w:bookmarkStart w:id="269" w:name="_Toc517560690"/>
      <w:r>
        <w:t>Conversions</w:t>
      </w:r>
      <w:bookmarkEnd w:id="269"/>
    </w:p>
    <w:p w14:paraId="1D6659F9" w14:textId="7517CB35" w:rsidR="00013B7D" w:rsidRDefault="00DF03CA" w:rsidP="00013B7D">
      <w:pPr>
        <w:rPr>
          <w:rFonts w:asciiTheme="majorHAnsi" w:hAnsiTheme="majorHAnsi" w:cstheme="majorHAnsi"/>
          <w:color w:val="000000"/>
          <w:sz w:val="18"/>
          <w:szCs w:val="16"/>
        </w:rPr>
      </w:pPr>
      <w:r w:rsidRPr="00054418">
        <w:rPr>
          <w:rFonts w:asciiTheme="majorHAnsi" w:hAnsiTheme="majorHAnsi" w:cstheme="majorHAnsi"/>
          <w:color w:val="000000"/>
          <w:sz w:val="18"/>
          <w:szCs w:val="16"/>
        </w:rPr>
        <w:t xml:space="preserve">Mulesoft has </w:t>
      </w:r>
      <w:r w:rsidR="00054418">
        <w:rPr>
          <w:rFonts w:asciiTheme="majorHAnsi" w:hAnsiTheme="majorHAnsi" w:cstheme="majorHAnsi"/>
          <w:color w:val="000000"/>
          <w:sz w:val="18"/>
          <w:szCs w:val="16"/>
        </w:rPr>
        <w:t>developed the OAS RAML Converter, which is a NodeJS based tool</w:t>
      </w:r>
      <w:r w:rsidR="00B34323">
        <w:rPr>
          <w:rFonts w:asciiTheme="majorHAnsi" w:hAnsiTheme="majorHAnsi" w:cstheme="majorHAnsi"/>
          <w:color w:val="000000"/>
          <w:sz w:val="18"/>
          <w:szCs w:val="16"/>
        </w:rPr>
        <w:t xml:space="preserve"> that was originally created by an open-source foundation called Spotlight.io.  Mulesoft has forked the codebase from</w:t>
      </w:r>
      <w:r w:rsidR="003A5284">
        <w:rPr>
          <w:rFonts w:asciiTheme="majorHAnsi" w:hAnsiTheme="majorHAnsi" w:cstheme="majorHAnsi"/>
          <w:color w:val="000000"/>
          <w:sz w:val="18"/>
          <w:szCs w:val="16"/>
        </w:rPr>
        <w:t xml:space="preserve"> that original NodeJS module to create their own</w:t>
      </w:r>
      <w:r w:rsidR="00277972">
        <w:rPr>
          <w:rFonts w:asciiTheme="majorHAnsi" w:hAnsiTheme="majorHAnsi" w:cstheme="majorHAnsi"/>
          <w:color w:val="000000"/>
          <w:sz w:val="18"/>
          <w:szCs w:val="16"/>
        </w:rPr>
        <w:t xml:space="preserve">.  Current version of the utility, v0.2, allows converting from OAS Swagger </w:t>
      </w:r>
      <w:r w:rsidR="00EC4C15">
        <w:rPr>
          <w:rFonts w:asciiTheme="majorHAnsi" w:hAnsiTheme="majorHAnsi" w:cstheme="majorHAnsi"/>
          <w:color w:val="000000"/>
          <w:sz w:val="18"/>
          <w:szCs w:val="16"/>
        </w:rPr>
        <w:t>2.0 to RAML 1.0, or from RAML 0.8</w:t>
      </w:r>
      <w:r w:rsidR="00D84739">
        <w:rPr>
          <w:rFonts w:asciiTheme="majorHAnsi" w:hAnsiTheme="majorHAnsi" w:cstheme="majorHAnsi"/>
          <w:color w:val="000000"/>
          <w:sz w:val="18"/>
          <w:szCs w:val="16"/>
        </w:rPr>
        <w:t>/</w:t>
      </w:r>
      <w:r w:rsidR="00EC4C15">
        <w:rPr>
          <w:rFonts w:asciiTheme="majorHAnsi" w:hAnsiTheme="majorHAnsi" w:cstheme="majorHAnsi"/>
          <w:color w:val="000000"/>
          <w:sz w:val="18"/>
          <w:szCs w:val="16"/>
        </w:rPr>
        <w:t>1.0 into OAS Swagger 2.0</w:t>
      </w:r>
      <w:r w:rsidR="00D84739">
        <w:rPr>
          <w:rFonts w:asciiTheme="majorHAnsi" w:hAnsiTheme="majorHAnsi" w:cstheme="majorHAnsi"/>
          <w:color w:val="000000"/>
          <w:sz w:val="18"/>
          <w:szCs w:val="16"/>
        </w:rPr>
        <w:t>/3</w:t>
      </w:r>
      <w:r w:rsidR="00EC4C15">
        <w:rPr>
          <w:rFonts w:asciiTheme="majorHAnsi" w:hAnsiTheme="majorHAnsi" w:cstheme="majorHAnsi"/>
          <w:color w:val="000000"/>
          <w:sz w:val="18"/>
          <w:szCs w:val="16"/>
        </w:rPr>
        <w:t>.0.</w:t>
      </w:r>
    </w:p>
    <w:p w14:paraId="2CDB9A21" w14:textId="2B54504D" w:rsidR="00D84739" w:rsidRDefault="00D84739" w:rsidP="00013B7D">
      <w:pPr>
        <w:rPr>
          <w:rFonts w:asciiTheme="majorHAnsi" w:hAnsiTheme="majorHAnsi" w:cstheme="majorHAnsi"/>
          <w:color w:val="000000"/>
          <w:sz w:val="18"/>
          <w:szCs w:val="16"/>
        </w:rPr>
      </w:pPr>
      <w:r>
        <w:rPr>
          <w:rFonts w:asciiTheme="majorHAnsi" w:hAnsiTheme="majorHAnsi" w:cstheme="majorHAnsi"/>
          <w:color w:val="000000"/>
          <w:sz w:val="18"/>
          <w:szCs w:val="16"/>
        </w:rPr>
        <w:t xml:space="preserve">While the command-line utility is based on NodeJS and requires Node to be pre-installed, Mulesoft has also launched a web-based converter, which can be used by passing one </w:t>
      </w:r>
      <w:del w:id="270" w:author="Paul Marshall" w:date="2018-09-05T16:43:00Z">
        <w:r w:rsidDel="00170D24">
          <w:rPr>
            <w:rFonts w:asciiTheme="majorHAnsi" w:hAnsiTheme="majorHAnsi" w:cstheme="majorHAnsi"/>
            <w:color w:val="000000"/>
            <w:sz w:val="18"/>
            <w:szCs w:val="16"/>
          </w:rPr>
          <w:delText>API contract</w:delText>
        </w:r>
      </w:del>
      <w:ins w:id="271"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in Swagger or RAML format and </w:t>
      </w:r>
      <w:r w:rsidR="00917C99">
        <w:rPr>
          <w:rFonts w:asciiTheme="majorHAnsi" w:hAnsiTheme="majorHAnsi" w:cstheme="majorHAnsi"/>
          <w:color w:val="000000"/>
          <w:sz w:val="18"/>
          <w:szCs w:val="16"/>
        </w:rPr>
        <w:t>receiving the same API Contract in a different format:</w:t>
      </w:r>
    </w:p>
    <w:p w14:paraId="3141650C" w14:textId="5BD14A0A" w:rsidR="00180E35" w:rsidRDefault="00A864C6" w:rsidP="00A864C6">
      <w:pPr>
        <w:jc w:val="center"/>
        <w:rPr>
          <w:rFonts w:asciiTheme="majorHAnsi" w:hAnsiTheme="majorHAnsi" w:cstheme="majorHAnsi"/>
          <w:color w:val="000000"/>
          <w:sz w:val="18"/>
          <w:szCs w:val="16"/>
        </w:rPr>
      </w:pPr>
      <w:r>
        <w:rPr>
          <w:noProof/>
        </w:rPr>
        <w:drawing>
          <wp:inline distT="0" distB="0" distL="0" distR="0" wp14:anchorId="07124B23" wp14:editId="09A1C80A">
            <wp:extent cx="6065526" cy="5258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782" cy="5277162"/>
                    </a:xfrm>
                    <a:prstGeom prst="rect">
                      <a:avLst/>
                    </a:prstGeom>
                  </pic:spPr>
                </pic:pic>
              </a:graphicData>
            </a:graphic>
          </wp:inline>
        </w:drawing>
      </w:r>
    </w:p>
    <w:p w14:paraId="3C95BAE3" w14:textId="77777777" w:rsidR="00917C99" w:rsidRPr="00054418" w:rsidRDefault="00917C99" w:rsidP="00013B7D">
      <w:pPr>
        <w:rPr>
          <w:rFonts w:asciiTheme="majorHAnsi" w:hAnsiTheme="majorHAnsi" w:cstheme="majorHAnsi"/>
          <w:color w:val="000000"/>
          <w:sz w:val="18"/>
          <w:szCs w:val="16"/>
        </w:rPr>
      </w:pPr>
    </w:p>
    <w:p w14:paraId="44796755" w14:textId="77777777" w:rsidR="00A864C6" w:rsidRDefault="00A864C6">
      <w:pPr>
        <w:rPr>
          <w:rFonts w:asciiTheme="majorHAnsi" w:hAnsiTheme="majorHAnsi" w:cstheme="majorHAnsi"/>
          <w:color w:val="000000"/>
          <w:sz w:val="18"/>
          <w:szCs w:val="16"/>
        </w:rPr>
      </w:pPr>
      <w:r>
        <w:rPr>
          <w:rFonts w:asciiTheme="majorHAnsi" w:hAnsiTheme="majorHAnsi" w:cstheme="majorHAnsi"/>
          <w:color w:val="000000"/>
          <w:sz w:val="18"/>
          <w:szCs w:val="16"/>
        </w:rPr>
        <w:br w:type="page"/>
      </w:r>
    </w:p>
    <w:p w14:paraId="5109765B" w14:textId="1E83E1C8" w:rsidR="00DF03CA" w:rsidRPr="00917C99" w:rsidRDefault="00917C99">
      <w:pPr>
        <w:rPr>
          <w:rFonts w:asciiTheme="majorHAnsi" w:hAnsiTheme="majorHAnsi" w:cstheme="majorHAnsi"/>
          <w:color w:val="000000"/>
          <w:sz w:val="18"/>
          <w:szCs w:val="16"/>
        </w:rPr>
      </w:pPr>
      <w:r w:rsidRPr="00917C99">
        <w:rPr>
          <w:rFonts w:asciiTheme="majorHAnsi" w:hAnsiTheme="majorHAnsi" w:cstheme="majorHAnsi"/>
          <w:color w:val="000000"/>
          <w:sz w:val="18"/>
          <w:szCs w:val="16"/>
        </w:rPr>
        <w:lastRenderedPageBreak/>
        <w:t xml:space="preserve">Here </w:t>
      </w:r>
      <w:r>
        <w:rPr>
          <w:rFonts w:asciiTheme="majorHAnsi" w:hAnsiTheme="majorHAnsi" w:cstheme="majorHAnsi"/>
          <w:color w:val="000000"/>
          <w:sz w:val="18"/>
          <w:szCs w:val="16"/>
        </w:rPr>
        <w:t>is a screensho</w:t>
      </w:r>
      <w:r w:rsidR="00180E35">
        <w:rPr>
          <w:rFonts w:asciiTheme="majorHAnsi" w:hAnsiTheme="majorHAnsi" w:cstheme="majorHAnsi"/>
          <w:color w:val="000000"/>
          <w:sz w:val="18"/>
          <w:szCs w:val="16"/>
        </w:rPr>
        <w:t>t of the GitHub web page for this Mulesoft converter project:</w:t>
      </w:r>
    </w:p>
    <w:p w14:paraId="453A0EAA" w14:textId="4713F5F4" w:rsidR="00013B7D" w:rsidRDefault="00DF03CA" w:rsidP="00180E35">
      <w:pPr>
        <w:jc w:val="center"/>
        <w:rPr>
          <w:rFonts w:asciiTheme="majorHAnsi" w:eastAsiaTheme="majorEastAsia" w:hAnsiTheme="majorHAnsi" w:cstheme="majorBidi"/>
          <w:color w:val="2F5496" w:themeColor="accent1" w:themeShade="BF"/>
          <w:sz w:val="26"/>
          <w:szCs w:val="26"/>
        </w:rPr>
      </w:pPr>
      <w:r>
        <w:rPr>
          <w:noProof/>
        </w:rPr>
        <w:drawing>
          <wp:inline distT="0" distB="0" distL="0" distR="0" wp14:anchorId="63CF7D50" wp14:editId="23B2D154">
            <wp:extent cx="5708240" cy="5478936"/>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823" cy="5496772"/>
                    </a:xfrm>
                    <a:prstGeom prst="rect">
                      <a:avLst/>
                    </a:prstGeom>
                  </pic:spPr>
                </pic:pic>
              </a:graphicData>
            </a:graphic>
          </wp:inline>
        </w:drawing>
      </w:r>
      <w:r w:rsidR="00013B7D">
        <w:br w:type="page"/>
      </w:r>
    </w:p>
    <w:p w14:paraId="55AC35AC" w14:textId="7B5D5D57" w:rsidR="00787A2D" w:rsidRDefault="00787A2D" w:rsidP="00787A2D">
      <w:pPr>
        <w:pStyle w:val="Heading2"/>
      </w:pPr>
      <w:bookmarkStart w:id="272" w:name="_Toc517560691"/>
      <w:r>
        <w:lastRenderedPageBreak/>
        <w:t xml:space="preserve">MuleSoft </w:t>
      </w:r>
      <w:r w:rsidR="00A50507">
        <w:t>Design Center</w:t>
      </w:r>
      <w:bookmarkEnd w:id="272"/>
    </w:p>
    <w:p w14:paraId="11453E1E" w14:textId="5E355E02" w:rsidR="00A50507" w:rsidRDefault="00A50507" w:rsidP="00DF03CA">
      <w:pPr>
        <w:rPr>
          <w:rFonts w:asciiTheme="majorHAnsi" w:hAnsiTheme="majorHAnsi" w:cstheme="majorHAnsi"/>
          <w:color w:val="000000"/>
          <w:sz w:val="18"/>
          <w:szCs w:val="16"/>
        </w:rPr>
      </w:pPr>
      <w:r w:rsidRPr="00A50507">
        <w:rPr>
          <w:rFonts w:asciiTheme="majorHAnsi" w:hAnsiTheme="majorHAnsi" w:cstheme="majorHAnsi"/>
          <w:color w:val="000000"/>
          <w:sz w:val="18"/>
          <w:szCs w:val="16"/>
        </w:rPr>
        <w:t xml:space="preserve">Mulesoft </w:t>
      </w:r>
      <w:r>
        <w:rPr>
          <w:rFonts w:asciiTheme="majorHAnsi" w:hAnsiTheme="majorHAnsi" w:cstheme="majorHAnsi"/>
          <w:color w:val="000000"/>
          <w:sz w:val="18"/>
          <w:szCs w:val="16"/>
        </w:rPr>
        <w:t xml:space="preserve">has created an API Design Center (screenshot below), which allows a developer to create an API Contract online, within Anypoint Platform Design Center.  The contract is auto-validated online, immediately showing the developer whether they are missing anything or misspelled any keywords.  The Design Center also provides auto-suggestions on which appropriate keywords are to be used in each line of the contract, as the developer is typing </w:t>
      </w:r>
      <w:r w:rsidR="00532E36">
        <w:rPr>
          <w:rFonts w:asciiTheme="majorHAnsi" w:hAnsiTheme="majorHAnsi" w:cstheme="majorHAnsi"/>
          <w:color w:val="000000"/>
          <w:sz w:val="18"/>
          <w:szCs w:val="16"/>
        </w:rPr>
        <w:t>the contract definition.</w:t>
      </w:r>
    </w:p>
    <w:p w14:paraId="40646B36" w14:textId="7EA2CF71" w:rsidR="00532E36" w:rsidRDefault="00DD0D36" w:rsidP="00DF03CA">
      <w:pPr>
        <w:rPr>
          <w:rFonts w:asciiTheme="majorHAnsi" w:hAnsiTheme="majorHAnsi" w:cstheme="majorHAnsi"/>
          <w:color w:val="000000"/>
          <w:sz w:val="18"/>
          <w:szCs w:val="16"/>
        </w:rPr>
      </w:pPr>
      <w:r>
        <w:rPr>
          <w:noProof/>
        </w:rPr>
        <w:drawing>
          <wp:inline distT="0" distB="0" distL="0" distR="0" wp14:anchorId="75E07DCD" wp14:editId="7E61BE24">
            <wp:extent cx="5943600" cy="2377482"/>
            <wp:effectExtent l="0" t="0" r="0" b="3810"/>
            <wp:docPr id="16" name="Picture 16" descr="https://docs.mulesoft.com/design-center/v/1.0/_images/designer-resour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mulesoft.com/design-center/v/1.0/_images/designer-resource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77482"/>
                    </a:xfrm>
                    <a:prstGeom prst="rect">
                      <a:avLst/>
                    </a:prstGeom>
                    <a:noFill/>
                    <a:ln>
                      <a:noFill/>
                    </a:ln>
                  </pic:spPr>
                </pic:pic>
              </a:graphicData>
            </a:graphic>
          </wp:inline>
        </w:drawing>
      </w:r>
    </w:p>
    <w:p w14:paraId="6EA20444" w14:textId="77777777" w:rsidR="00A50507" w:rsidRDefault="00A50507" w:rsidP="00DF03CA">
      <w:pPr>
        <w:rPr>
          <w:rFonts w:asciiTheme="majorHAnsi" w:hAnsiTheme="majorHAnsi" w:cstheme="majorHAnsi"/>
          <w:color w:val="000000"/>
          <w:sz w:val="18"/>
          <w:szCs w:val="16"/>
        </w:rPr>
      </w:pPr>
    </w:p>
    <w:p w14:paraId="1796DA2E" w14:textId="5C997083" w:rsidR="00DF03CA" w:rsidRDefault="00A50507" w:rsidP="00DF03CA">
      <w:pPr>
        <w:rPr>
          <w:rFonts w:asciiTheme="majorHAnsi" w:hAnsiTheme="majorHAnsi" w:cstheme="majorHAnsi"/>
          <w:color w:val="000000"/>
          <w:sz w:val="18"/>
          <w:szCs w:val="16"/>
        </w:rPr>
      </w:pPr>
      <w:r>
        <w:rPr>
          <w:rFonts w:asciiTheme="majorHAnsi" w:hAnsiTheme="majorHAnsi" w:cstheme="majorHAnsi"/>
          <w:color w:val="000000"/>
          <w:sz w:val="18"/>
          <w:szCs w:val="16"/>
        </w:rPr>
        <w:t>Once the contract is finished</w:t>
      </w:r>
      <w:r w:rsidR="00DD0D36">
        <w:rPr>
          <w:rFonts w:asciiTheme="majorHAnsi" w:hAnsiTheme="majorHAnsi" w:cstheme="majorHAnsi"/>
          <w:color w:val="000000"/>
          <w:sz w:val="18"/>
          <w:szCs w:val="16"/>
        </w:rPr>
        <w:t xml:space="preserve"> and saved, the developer can immediately see the API Console on the right pane</w:t>
      </w:r>
      <w:r w:rsidR="002E4A06">
        <w:rPr>
          <w:rFonts w:asciiTheme="majorHAnsi" w:hAnsiTheme="majorHAnsi" w:cstheme="majorHAnsi"/>
          <w:color w:val="000000"/>
          <w:sz w:val="18"/>
          <w:szCs w:val="16"/>
        </w:rPr>
        <w:t xml:space="preserve">, under “API Summary” section, as shown in the above screenshot.  This allows the developer to test the </w:t>
      </w:r>
      <w:del w:id="273" w:author="Paul Marshall" w:date="2018-09-05T16:43:00Z">
        <w:r w:rsidR="002E4A06" w:rsidDel="00170D24">
          <w:rPr>
            <w:rFonts w:asciiTheme="majorHAnsi" w:hAnsiTheme="majorHAnsi" w:cstheme="majorHAnsi"/>
            <w:color w:val="000000"/>
            <w:sz w:val="18"/>
            <w:szCs w:val="16"/>
          </w:rPr>
          <w:delText>API contract</w:delText>
        </w:r>
      </w:del>
      <w:ins w:id="274" w:author="Paul Marshall" w:date="2018-09-05T16:43:00Z">
        <w:r w:rsidR="00170D24">
          <w:rPr>
            <w:rFonts w:asciiTheme="majorHAnsi" w:hAnsiTheme="majorHAnsi" w:cstheme="majorHAnsi"/>
            <w:color w:val="000000"/>
            <w:sz w:val="18"/>
            <w:szCs w:val="16"/>
          </w:rPr>
          <w:t>API Contract</w:t>
        </w:r>
      </w:ins>
      <w:r w:rsidR="002E4A06">
        <w:rPr>
          <w:rFonts w:asciiTheme="majorHAnsi" w:hAnsiTheme="majorHAnsi" w:cstheme="majorHAnsi"/>
          <w:color w:val="000000"/>
          <w:sz w:val="18"/>
          <w:szCs w:val="16"/>
        </w:rPr>
        <w:t xml:space="preserve"> by sending a sample request and getting a response back.</w:t>
      </w:r>
    </w:p>
    <w:p w14:paraId="79744C49" w14:textId="00F3D03A" w:rsidR="002E4A06"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T</w:t>
      </w:r>
      <w:r w:rsidR="00CB119E">
        <w:rPr>
          <w:rFonts w:asciiTheme="majorHAnsi" w:hAnsiTheme="majorHAnsi" w:cstheme="majorHAnsi"/>
          <w:color w:val="000000"/>
          <w:sz w:val="18"/>
          <w:szCs w:val="16"/>
        </w:rPr>
        <w:t>he</w:t>
      </w:r>
      <w:r>
        <w:rPr>
          <w:rFonts w:asciiTheme="majorHAnsi" w:hAnsiTheme="majorHAnsi" w:cstheme="majorHAnsi"/>
          <w:color w:val="000000"/>
          <w:sz w:val="18"/>
          <w:szCs w:val="16"/>
        </w:rPr>
        <w:t xml:space="preserve"> completed</w:t>
      </w:r>
      <w:r w:rsidR="00CB119E">
        <w:rPr>
          <w:rFonts w:asciiTheme="majorHAnsi" w:hAnsiTheme="majorHAnsi" w:cstheme="majorHAnsi"/>
          <w:color w:val="000000"/>
          <w:sz w:val="18"/>
          <w:szCs w:val="16"/>
        </w:rPr>
        <w:t xml:space="preserve"> RAML contract can be saved and published to the Exchange from the Design Center.</w:t>
      </w:r>
    </w:p>
    <w:p w14:paraId="29B82A7E" w14:textId="44327C5B" w:rsidR="00CB119E" w:rsidRDefault="00A54B3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The developer can also switch the tab on the top-right hand corner of the Design Center to convert the </w:t>
      </w:r>
      <w:r w:rsidR="004D2CF4">
        <w:rPr>
          <w:rFonts w:asciiTheme="majorHAnsi" w:hAnsiTheme="majorHAnsi" w:cstheme="majorHAnsi"/>
          <w:color w:val="000000"/>
          <w:sz w:val="18"/>
          <w:szCs w:val="16"/>
        </w:rPr>
        <w:t xml:space="preserve">API to a mock API.  Once that toggle is switched to “mock” mode, Mulesoft </w:t>
      </w:r>
      <w:r w:rsidR="0036611D">
        <w:rPr>
          <w:rFonts w:asciiTheme="majorHAnsi" w:hAnsiTheme="majorHAnsi" w:cstheme="majorHAnsi"/>
          <w:color w:val="000000"/>
          <w:sz w:val="18"/>
          <w:szCs w:val="16"/>
        </w:rPr>
        <w:t>assigns a mock URI endpoint to this API, which can then be accessed via browser, SoapUI or Postman, to return mock responses from this API.</w:t>
      </w:r>
    </w:p>
    <w:p w14:paraId="64E75076" w14:textId="2AF935BE" w:rsidR="0036611D" w:rsidRDefault="0036611D"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As a developer, you should start creating </w:t>
      </w:r>
      <w:proofErr w:type="gramStart"/>
      <w:r>
        <w:rPr>
          <w:rFonts w:asciiTheme="majorHAnsi" w:hAnsiTheme="majorHAnsi" w:cstheme="majorHAnsi"/>
          <w:color w:val="000000"/>
          <w:sz w:val="18"/>
          <w:szCs w:val="16"/>
        </w:rPr>
        <w:t>all of</w:t>
      </w:r>
      <w:proofErr w:type="gramEnd"/>
      <w:r>
        <w:rPr>
          <w:rFonts w:asciiTheme="majorHAnsi" w:hAnsiTheme="majorHAnsi" w:cstheme="majorHAnsi"/>
          <w:color w:val="000000"/>
          <w:sz w:val="18"/>
          <w:szCs w:val="16"/>
        </w:rPr>
        <w:t xml:space="preserve"> your </w:t>
      </w:r>
      <w:del w:id="275" w:author="Paul Marshall" w:date="2018-09-05T16:43:00Z">
        <w:r w:rsidDel="00170D24">
          <w:rPr>
            <w:rFonts w:asciiTheme="majorHAnsi" w:hAnsiTheme="majorHAnsi" w:cstheme="majorHAnsi"/>
            <w:color w:val="000000"/>
            <w:sz w:val="18"/>
            <w:szCs w:val="16"/>
          </w:rPr>
          <w:delText>API contract</w:delText>
        </w:r>
      </w:del>
      <w:ins w:id="276"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s </w:t>
      </w:r>
      <w:r w:rsidR="009372E8">
        <w:rPr>
          <w:rFonts w:asciiTheme="majorHAnsi" w:hAnsiTheme="majorHAnsi" w:cstheme="majorHAnsi"/>
          <w:color w:val="000000"/>
          <w:sz w:val="18"/>
          <w:szCs w:val="16"/>
        </w:rPr>
        <w:t xml:space="preserve">on </w:t>
      </w:r>
      <w:proofErr w:type="spellStart"/>
      <w:r w:rsidR="009372E8">
        <w:rPr>
          <w:rFonts w:asciiTheme="majorHAnsi" w:hAnsiTheme="majorHAnsi" w:cstheme="majorHAnsi"/>
          <w:color w:val="000000"/>
          <w:sz w:val="18"/>
          <w:szCs w:val="16"/>
        </w:rPr>
        <w:t>Mulesoft</w:t>
      </w:r>
      <w:proofErr w:type="spellEnd"/>
      <w:r w:rsidR="009372E8">
        <w:rPr>
          <w:rFonts w:asciiTheme="majorHAnsi" w:hAnsiTheme="majorHAnsi" w:cstheme="majorHAnsi"/>
          <w:color w:val="000000"/>
          <w:sz w:val="18"/>
          <w:szCs w:val="16"/>
        </w:rPr>
        <w:t xml:space="preserve"> platform within the Design Center.  Once the </w:t>
      </w:r>
      <w:del w:id="277" w:author="Paul Marshall" w:date="2018-09-05T16:43:00Z">
        <w:r w:rsidR="009372E8" w:rsidDel="00170D24">
          <w:rPr>
            <w:rFonts w:asciiTheme="majorHAnsi" w:hAnsiTheme="majorHAnsi" w:cstheme="majorHAnsi"/>
            <w:color w:val="000000"/>
            <w:sz w:val="18"/>
            <w:szCs w:val="16"/>
          </w:rPr>
          <w:delText>API contract</w:delText>
        </w:r>
      </w:del>
      <w:ins w:id="278" w:author="Paul Marshall" w:date="2018-09-05T16:43:00Z">
        <w:r w:rsidR="00170D24">
          <w:rPr>
            <w:rFonts w:asciiTheme="majorHAnsi" w:hAnsiTheme="majorHAnsi" w:cstheme="majorHAnsi"/>
            <w:color w:val="000000"/>
            <w:sz w:val="18"/>
            <w:szCs w:val="16"/>
          </w:rPr>
          <w:t>API Contract</w:t>
        </w:r>
      </w:ins>
      <w:r w:rsidR="009372E8">
        <w:rPr>
          <w:rFonts w:asciiTheme="majorHAnsi" w:hAnsiTheme="majorHAnsi" w:cstheme="majorHAnsi"/>
          <w:color w:val="000000"/>
          <w:sz w:val="18"/>
          <w:szCs w:val="16"/>
        </w:rPr>
        <w:t xml:space="preserve"> is created, save the contract and publish the RAML to the Exchange of your organizational unit within V</w:t>
      </w:r>
      <w:r w:rsidR="00C7507F">
        <w:rPr>
          <w:rFonts w:asciiTheme="majorHAnsi" w:hAnsiTheme="majorHAnsi" w:cstheme="majorHAnsi"/>
          <w:color w:val="000000"/>
          <w:sz w:val="18"/>
          <w:szCs w:val="16"/>
        </w:rPr>
        <w:t xml:space="preserve">A parent organization.  Then, you should convert the API to a mock API initially, following the </w:t>
      </w:r>
      <w:r w:rsidR="00A93419">
        <w:rPr>
          <w:rFonts w:asciiTheme="majorHAnsi" w:hAnsiTheme="majorHAnsi" w:cstheme="majorHAnsi"/>
          <w:color w:val="000000"/>
          <w:sz w:val="18"/>
          <w:szCs w:val="16"/>
        </w:rPr>
        <w:t xml:space="preserve">Design First strategy to expose the </w:t>
      </w:r>
      <w:del w:id="279" w:author="Paul Marshall" w:date="2018-09-05T16:43:00Z">
        <w:r w:rsidR="00A93419" w:rsidDel="00170D24">
          <w:rPr>
            <w:rFonts w:asciiTheme="majorHAnsi" w:hAnsiTheme="majorHAnsi" w:cstheme="majorHAnsi"/>
            <w:color w:val="000000"/>
            <w:sz w:val="18"/>
            <w:szCs w:val="16"/>
          </w:rPr>
          <w:delText>API contract</w:delText>
        </w:r>
      </w:del>
      <w:ins w:id="280" w:author="Paul Marshall" w:date="2018-09-05T16:43:00Z">
        <w:r w:rsidR="00170D24">
          <w:rPr>
            <w:rFonts w:asciiTheme="majorHAnsi" w:hAnsiTheme="majorHAnsi" w:cstheme="majorHAnsi"/>
            <w:color w:val="000000"/>
            <w:sz w:val="18"/>
            <w:szCs w:val="16"/>
          </w:rPr>
          <w:t>API Contract</w:t>
        </w:r>
      </w:ins>
      <w:r w:rsidR="00A93419">
        <w:rPr>
          <w:rFonts w:asciiTheme="majorHAnsi" w:hAnsiTheme="majorHAnsi" w:cstheme="majorHAnsi"/>
          <w:color w:val="000000"/>
          <w:sz w:val="18"/>
          <w:szCs w:val="16"/>
        </w:rPr>
        <w:t xml:space="preserve"> and mock to your API consumers.  Once the mock API is up and running, inform your API consumers to start testing their client applications and microservices to consume your mock API.  Only after you have completed your “live” microservice development and validated your API live requests and responses, you can publish your API to Exchange and </w:t>
      </w:r>
      <w:r w:rsidR="00062C5E">
        <w:rPr>
          <w:rFonts w:asciiTheme="majorHAnsi" w:hAnsiTheme="majorHAnsi" w:cstheme="majorHAnsi"/>
          <w:color w:val="000000"/>
          <w:sz w:val="18"/>
          <w:szCs w:val="16"/>
        </w:rPr>
        <w:t>Mulesoft runtimes, and update the API Contract definition inside the Design Center to no longer return mock responses.</w:t>
      </w:r>
    </w:p>
    <w:p w14:paraId="3C97F82D" w14:textId="358F8747" w:rsidR="00062C5E" w:rsidRPr="00A50507" w:rsidRDefault="00062C5E" w:rsidP="00DF03CA">
      <w:pPr>
        <w:rPr>
          <w:rFonts w:asciiTheme="majorHAnsi" w:hAnsiTheme="majorHAnsi" w:cstheme="majorHAnsi"/>
          <w:color w:val="000000"/>
          <w:sz w:val="18"/>
          <w:szCs w:val="16"/>
        </w:rPr>
      </w:pPr>
      <w:r>
        <w:rPr>
          <w:rFonts w:asciiTheme="majorHAnsi" w:hAnsiTheme="majorHAnsi" w:cstheme="majorHAnsi"/>
          <w:color w:val="000000"/>
          <w:sz w:val="18"/>
          <w:szCs w:val="16"/>
        </w:rPr>
        <w:t xml:space="preserve">Once any new </w:t>
      </w:r>
      <w:del w:id="281" w:author="Paul Marshall" w:date="2018-09-05T16:43:00Z">
        <w:r w:rsidDel="00170D24">
          <w:rPr>
            <w:rFonts w:asciiTheme="majorHAnsi" w:hAnsiTheme="majorHAnsi" w:cstheme="majorHAnsi"/>
            <w:color w:val="000000"/>
            <w:sz w:val="18"/>
            <w:szCs w:val="16"/>
          </w:rPr>
          <w:delText>API contract</w:delText>
        </w:r>
      </w:del>
      <w:ins w:id="282" w:author="Paul Marshall" w:date="2018-09-05T16:43:00Z">
        <w:r w:rsidR="00170D24">
          <w:rPr>
            <w:rFonts w:asciiTheme="majorHAnsi" w:hAnsiTheme="majorHAnsi" w:cstheme="majorHAnsi"/>
            <w:color w:val="000000"/>
            <w:sz w:val="18"/>
            <w:szCs w:val="16"/>
          </w:rPr>
          <w:t>API Contract</w:t>
        </w:r>
      </w:ins>
      <w:r>
        <w:rPr>
          <w:rFonts w:asciiTheme="majorHAnsi" w:hAnsiTheme="majorHAnsi" w:cstheme="majorHAnsi"/>
          <w:color w:val="000000"/>
          <w:sz w:val="18"/>
          <w:szCs w:val="16"/>
        </w:rPr>
        <w:t xml:space="preserve"> changes are made to the RAML contract, make sure to version your contract by iterating the version number on the RAML contract.  Start with 0.1 version initially and iterate minor versions for minor defects or hotfixes.  Iterate major contract versions for significant operation changes.  For example, if a new field needs to be added to the response, but the operation remains the same, iterate a minor version (e.g., from 0.1 to 0.2).  If there is a change in the operation signature itself (e.g. the URI now has a new path parameter), iterate a major</w:t>
      </w:r>
      <w:r w:rsidR="00FC3EE7">
        <w:rPr>
          <w:rFonts w:asciiTheme="majorHAnsi" w:hAnsiTheme="majorHAnsi" w:cstheme="majorHAnsi"/>
          <w:color w:val="000000"/>
          <w:sz w:val="18"/>
          <w:szCs w:val="16"/>
        </w:rPr>
        <w:t xml:space="preserve"> version (from 0.2 to 1.0).</w:t>
      </w:r>
    </w:p>
    <w:p w14:paraId="13DBFE71" w14:textId="124ABE76" w:rsidR="00816936" w:rsidRDefault="00816936">
      <w:pPr>
        <w:rPr>
          <w:rFonts w:asciiTheme="majorHAnsi" w:eastAsiaTheme="majorEastAsia" w:hAnsiTheme="majorHAnsi" w:cstheme="majorBidi"/>
          <w:color w:val="2F5496" w:themeColor="accent1" w:themeShade="BF"/>
          <w:sz w:val="32"/>
          <w:szCs w:val="32"/>
        </w:rPr>
      </w:pPr>
    </w:p>
    <w:sectPr w:rsidR="00816936">
      <w:headerReference w:type="even"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DA8E3" w14:textId="77777777" w:rsidR="001F75B2" w:rsidRDefault="001F75B2" w:rsidP="00CB61B5">
      <w:pPr>
        <w:spacing w:after="0" w:line="240" w:lineRule="auto"/>
      </w:pPr>
      <w:r>
        <w:separator/>
      </w:r>
    </w:p>
  </w:endnote>
  <w:endnote w:type="continuationSeparator" w:id="0">
    <w:p w14:paraId="12B7BF07" w14:textId="77777777" w:rsidR="001F75B2" w:rsidRDefault="001F75B2"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1BFB2" w14:textId="77777777" w:rsidR="001F75B2" w:rsidRDefault="001F75B2" w:rsidP="00CB61B5">
      <w:pPr>
        <w:spacing w:after="0" w:line="240" w:lineRule="auto"/>
      </w:pPr>
      <w:r>
        <w:separator/>
      </w:r>
    </w:p>
  </w:footnote>
  <w:footnote w:type="continuationSeparator" w:id="0">
    <w:p w14:paraId="1C8B06D0" w14:textId="77777777" w:rsidR="001F75B2" w:rsidRDefault="001F75B2"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EF6193" w:rsidRDefault="00EF6193">
    <w:pPr>
      <w:pStyle w:val="Header"/>
    </w:pPr>
  </w:p>
  <w:p w14:paraId="7FE18429" w14:textId="77777777" w:rsidR="00EF6193" w:rsidRDefault="00EF61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0F2"/>
    <w:multiLevelType w:val="hybridMultilevel"/>
    <w:tmpl w:val="5644DA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3A"/>
    <w:multiLevelType w:val="hybridMultilevel"/>
    <w:tmpl w:val="7AA0C8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39233E"/>
    <w:multiLevelType w:val="hybridMultilevel"/>
    <w:tmpl w:val="112E7F82"/>
    <w:lvl w:ilvl="0" w:tplc="61F0B72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373AD"/>
    <w:multiLevelType w:val="hybridMultilevel"/>
    <w:tmpl w:val="F05A572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AD2782"/>
    <w:multiLevelType w:val="hybridMultilevel"/>
    <w:tmpl w:val="E24ABD3C"/>
    <w:lvl w:ilvl="0" w:tplc="04090003">
      <w:start w:val="1"/>
      <w:numFmt w:val="bullet"/>
      <w:lvlText w:val="o"/>
      <w:lvlJc w:val="left"/>
      <w:pPr>
        <w:ind w:left="1080" w:hanging="360"/>
      </w:pPr>
      <w:rPr>
        <w:rFonts w:ascii="Courier New" w:hAnsi="Courier New" w:cs="Courier New"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7B054C1"/>
    <w:multiLevelType w:val="hybridMultilevel"/>
    <w:tmpl w:val="74BCE22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FAF1575"/>
    <w:multiLevelType w:val="hybridMultilevel"/>
    <w:tmpl w:val="C090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5559D"/>
    <w:multiLevelType w:val="hybridMultilevel"/>
    <w:tmpl w:val="56E042D2"/>
    <w:lvl w:ilvl="0" w:tplc="1722CE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6C5CDC"/>
    <w:multiLevelType w:val="hybridMultilevel"/>
    <w:tmpl w:val="E4C03B64"/>
    <w:lvl w:ilvl="0" w:tplc="993AAC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6142E9C"/>
    <w:multiLevelType w:val="hybridMultilevel"/>
    <w:tmpl w:val="54663196"/>
    <w:lvl w:ilvl="0" w:tplc="33D02E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E351380"/>
    <w:multiLevelType w:val="hybridMultilevel"/>
    <w:tmpl w:val="6D445386"/>
    <w:lvl w:ilvl="0" w:tplc="888CDFE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15"/>
  </w:num>
  <w:num w:numId="3">
    <w:abstractNumId w:val="12"/>
  </w:num>
  <w:num w:numId="4">
    <w:abstractNumId w:val="19"/>
  </w:num>
  <w:num w:numId="5">
    <w:abstractNumId w:val="6"/>
  </w:num>
  <w:num w:numId="6">
    <w:abstractNumId w:val="16"/>
  </w:num>
  <w:num w:numId="7">
    <w:abstractNumId w:val="28"/>
  </w:num>
  <w:num w:numId="8">
    <w:abstractNumId w:val="31"/>
  </w:num>
  <w:num w:numId="9">
    <w:abstractNumId w:val="11"/>
  </w:num>
  <w:num w:numId="10">
    <w:abstractNumId w:val="18"/>
  </w:num>
  <w:num w:numId="11">
    <w:abstractNumId w:val="30"/>
  </w:num>
  <w:num w:numId="12">
    <w:abstractNumId w:val="8"/>
  </w:num>
  <w:num w:numId="13">
    <w:abstractNumId w:val="3"/>
  </w:num>
  <w:num w:numId="14">
    <w:abstractNumId w:val="21"/>
  </w:num>
  <w:num w:numId="15">
    <w:abstractNumId w:val="13"/>
  </w:num>
  <w:num w:numId="16">
    <w:abstractNumId w:val="7"/>
  </w:num>
  <w:num w:numId="17">
    <w:abstractNumId w:val="9"/>
  </w:num>
  <w:num w:numId="18">
    <w:abstractNumId w:val="5"/>
  </w:num>
  <w:num w:numId="19">
    <w:abstractNumId w:val="4"/>
  </w:num>
  <w:num w:numId="20">
    <w:abstractNumId w:val="26"/>
  </w:num>
  <w:num w:numId="21">
    <w:abstractNumId w:val="27"/>
  </w:num>
  <w:num w:numId="22">
    <w:abstractNumId w:val="1"/>
  </w:num>
  <w:num w:numId="23">
    <w:abstractNumId w:val="23"/>
  </w:num>
  <w:num w:numId="24">
    <w:abstractNumId w:val="0"/>
  </w:num>
  <w:num w:numId="25">
    <w:abstractNumId w:val="2"/>
  </w:num>
  <w:num w:numId="26">
    <w:abstractNumId w:val="22"/>
  </w:num>
  <w:num w:numId="27">
    <w:abstractNumId w:val="17"/>
  </w:num>
  <w:num w:numId="28">
    <w:abstractNumId w:val="20"/>
  </w:num>
  <w:num w:numId="29">
    <w:abstractNumId w:val="10"/>
  </w:num>
  <w:num w:numId="30">
    <w:abstractNumId w:val="24"/>
  </w:num>
  <w:num w:numId="31">
    <w:abstractNumId w:val="29"/>
  </w:num>
  <w:num w:numId="32">
    <w:abstractNumId w:val="25"/>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Marshall">
    <w15:presenceInfo w15:providerId="Windows Live" w15:userId="2e4f7885f8398e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0C41"/>
    <w:rsid w:val="00003C79"/>
    <w:rsid w:val="00007AB2"/>
    <w:rsid w:val="000128A0"/>
    <w:rsid w:val="00013B7D"/>
    <w:rsid w:val="00015AF1"/>
    <w:rsid w:val="00015F93"/>
    <w:rsid w:val="00017D9B"/>
    <w:rsid w:val="00017E93"/>
    <w:rsid w:val="00021C95"/>
    <w:rsid w:val="000249E6"/>
    <w:rsid w:val="00026114"/>
    <w:rsid w:val="000271B8"/>
    <w:rsid w:val="00031BF5"/>
    <w:rsid w:val="00031FB8"/>
    <w:rsid w:val="00034050"/>
    <w:rsid w:val="00042C15"/>
    <w:rsid w:val="0004523C"/>
    <w:rsid w:val="00047BFB"/>
    <w:rsid w:val="00053026"/>
    <w:rsid w:val="0005383B"/>
    <w:rsid w:val="00054418"/>
    <w:rsid w:val="00062C5E"/>
    <w:rsid w:val="00062D89"/>
    <w:rsid w:val="000641DF"/>
    <w:rsid w:val="00065DA3"/>
    <w:rsid w:val="00066E5A"/>
    <w:rsid w:val="00067AC1"/>
    <w:rsid w:val="00074CFA"/>
    <w:rsid w:val="00075F3D"/>
    <w:rsid w:val="00080CBA"/>
    <w:rsid w:val="00081C9A"/>
    <w:rsid w:val="00081F23"/>
    <w:rsid w:val="0008594D"/>
    <w:rsid w:val="0008646A"/>
    <w:rsid w:val="0009026E"/>
    <w:rsid w:val="00095CB2"/>
    <w:rsid w:val="000961DC"/>
    <w:rsid w:val="000A0A4F"/>
    <w:rsid w:val="000B0637"/>
    <w:rsid w:val="000B2103"/>
    <w:rsid w:val="000B3A64"/>
    <w:rsid w:val="000B5613"/>
    <w:rsid w:val="000B56AF"/>
    <w:rsid w:val="000C2871"/>
    <w:rsid w:val="000C4F1E"/>
    <w:rsid w:val="000C5C81"/>
    <w:rsid w:val="000C79A5"/>
    <w:rsid w:val="000D3CFB"/>
    <w:rsid w:val="000D4A9A"/>
    <w:rsid w:val="000E0527"/>
    <w:rsid w:val="000E476A"/>
    <w:rsid w:val="000E52A6"/>
    <w:rsid w:val="000E56DF"/>
    <w:rsid w:val="000F1A1A"/>
    <w:rsid w:val="00100F4F"/>
    <w:rsid w:val="00105EC1"/>
    <w:rsid w:val="00106DE4"/>
    <w:rsid w:val="0010710E"/>
    <w:rsid w:val="00107C6C"/>
    <w:rsid w:val="0011176A"/>
    <w:rsid w:val="0012688F"/>
    <w:rsid w:val="00127369"/>
    <w:rsid w:val="00131BA9"/>
    <w:rsid w:val="00135791"/>
    <w:rsid w:val="00135B6A"/>
    <w:rsid w:val="001425D3"/>
    <w:rsid w:val="00156F96"/>
    <w:rsid w:val="001602A7"/>
    <w:rsid w:val="001632EA"/>
    <w:rsid w:val="00163DD6"/>
    <w:rsid w:val="0016672B"/>
    <w:rsid w:val="00170D24"/>
    <w:rsid w:val="00175149"/>
    <w:rsid w:val="0017588A"/>
    <w:rsid w:val="00180E35"/>
    <w:rsid w:val="00181AF9"/>
    <w:rsid w:val="0018613F"/>
    <w:rsid w:val="00194E23"/>
    <w:rsid w:val="001951CF"/>
    <w:rsid w:val="001A03E3"/>
    <w:rsid w:val="001A5C30"/>
    <w:rsid w:val="001A79C6"/>
    <w:rsid w:val="001B0A8B"/>
    <w:rsid w:val="001B3246"/>
    <w:rsid w:val="001B4059"/>
    <w:rsid w:val="001B57A2"/>
    <w:rsid w:val="001B61BB"/>
    <w:rsid w:val="001B660B"/>
    <w:rsid w:val="001C3151"/>
    <w:rsid w:val="001C384C"/>
    <w:rsid w:val="001C64C7"/>
    <w:rsid w:val="001D4010"/>
    <w:rsid w:val="001E6E85"/>
    <w:rsid w:val="001F0EAD"/>
    <w:rsid w:val="001F2E16"/>
    <w:rsid w:val="001F5D11"/>
    <w:rsid w:val="001F75B2"/>
    <w:rsid w:val="00200AD4"/>
    <w:rsid w:val="00203C0A"/>
    <w:rsid w:val="002044BB"/>
    <w:rsid w:val="00204874"/>
    <w:rsid w:val="00205541"/>
    <w:rsid w:val="00210135"/>
    <w:rsid w:val="00223ECA"/>
    <w:rsid w:val="00241ADC"/>
    <w:rsid w:val="00241D59"/>
    <w:rsid w:val="002434C8"/>
    <w:rsid w:val="00245536"/>
    <w:rsid w:val="00245655"/>
    <w:rsid w:val="00245D9B"/>
    <w:rsid w:val="0024739B"/>
    <w:rsid w:val="002547CA"/>
    <w:rsid w:val="00260064"/>
    <w:rsid w:val="002601ED"/>
    <w:rsid w:val="002617A1"/>
    <w:rsid w:val="00261F46"/>
    <w:rsid w:val="002636FC"/>
    <w:rsid w:val="002639CD"/>
    <w:rsid w:val="0027143D"/>
    <w:rsid w:val="00271E8E"/>
    <w:rsid w:val="002755FA"/>
    <w:rsid w:val="00275DD3"/>
    <w:rsid w:val="002778D7"/>
    <w:rsid w:val="00277972"/>
    <w:rsid w:val="00277B70"/>
    <w:rsid w:val="00277E71"/>
    <w:rsid w:val="00287653"/>
    <w:rsid w:val="002928BE"/>
    <w:rsid w:val="002A3796"/>
    <w:rsid w:val="002A40E1"/>
    <w:rsid w:val="002B722E"/>
    <w:rsid w:val="002C3B7C"/>
    <w:rsid w:val="002D7494"/>
    <w:rsid w:val="002D7854"/>
    <w:rsid w:val="002E36E0"/>
    <w:rsid w:val="002E3C09"/>
    <w:rsid w:val="002E4A06"/>
    <w:rsid w:val="002F3A38"/>
    <w:rsid w:val="00313099"/>
    <w:rsid w:val="00316176"/>
    <w:rsid w:val="00317509"/>
    <w:rsid w:val="00330037"/>
    <w:rsid w:val="003344A5"/>
    <w:rsid w:val="00342B3F"/>
    <w:rsid w:val="00343F0C"/>
    <w:rsid w:val="00344D50"/>
    <w:rsid w:val="00346F8F"/>
    <w:rsid w:val="003510CE"/>
    <w:rsid w:val="00351219"/>
    <w:rsid w:val="00352FAB"/>
    <w:rsid w:val="00356781"/>
    <w:rsid w:val="00356CDF"/>
    <w:rsid w:val="00360276"/>
    <w:rsid w:val="00360A8A"/>
    <w:rsid w:val="00360C6B"/>
    <w:rsid w:val="0036559A"/>
    <w:rsid w:val="0036611D"/>
    <w:rsid w:val="00370A66"/>
    <w:rsid w:val="003828EF"/>
    <w:rsid w:val="003868A5"/>
    <w:rsid w:val="003900CF"/>
    <w:rsid w:val="00391393"/>
    <w:rsid w:val="00393297"/>
    <w:rsid w:val="00397746"/>
    <w:rsid w:val="003A3A6A"/>
    <w:rsid w:val="003A5284"/>
    <w:rsid w:val="003A66D9"/>
    <w:rsid w:val="003B264E"/>
    <w:rsid w:val="003B6BAB"/>
    <w:rsid w:val="003B7DD8"/>
    <w:rsid w:val="003C1F4E"/>
    <w:rsid w:val="003C4EE2"/>
    <w:rsid w:val="003C556F"/>
    <w:rsid w:val="003C79F7"/>
    <w:rsid w:val="003C7A0C"/>
    <w:rsid w:val="003D218F"/>
    <w:rsid w:val="003D2B7B"/>
    <w:rsid w:val="003D4669"/>
    <w:rsid w:val="003D49F4"/>
    <w:rsid w:val="003D59AE"/>
    <w:rsid w:val="003D5B37"/>
    <w:rsid w:val="003E0091"/>
    <w:rsid w:val="003E4F43"/>
    <w:rsid w:val="003E5BCB"/>
    <w:rsid w:val="003E6883"/>
    <w:rsid w:val="003F154E"/>
    <w:rsid w:val="003F1A04"/>
    <w:rsid w:val="003F3FC6"/>
    <w:rsid w:val="003F532D"/>
    <w:rsid w:val="003F55E6"/>
    <w:rsid w:val="00400461"/>
    <w:rsid w:val="00401B51"/>
    <w:rsid w:val="00412413"/>
    <w:rsid w:val="00415609"/>
    <w:rsid w:val="0041663B"/>
    <w:rsid w:val="00416C2C"/>
    <w:rsid w:val="004231E8"/>
    <w:rsid w:val="0042511A"/>
    <w:rsid w:val="00426D00"/>
    <w:rsid w:val="00431159"/>
    <w:rsid w:val="00432A1C"/>
    <w:rsid w:val="00435E12"/>
    <w:rsid w:val="00444E00"/>
    <w:rsid w:val="00445FB2"/>
    <w:rsid w:val="0045026E"/>
    <w:rsid w:val="00450B5D"/>
    <w:rsid w:val="00454F24"/>
    <w:rsid w:val="00455B28"/>
    <w:rsid w:val="0046634D"/>
    <w:rsid w:val="004708FF"/>
    <w:rsid w:val="00474D02"/>
    <w:rsid w:val="00477F1C"/>
    <w:rsid w:val="00481C31"/>
    <w:rsid w:val="00487E7D"/>
    <w:rsid w:val="00490AB5"/>
    <w:rsid w:val="00492A28"/>
    <w:rsid w:val="004A159C"/>
    <w:rsid w:val="004A5728"/>
    <w:rsid w:val="004A57FA"/>
    <w:rsid w:val="004A69D0"/>
    <w:rsid w:val="004A7C22"/>
    <w:rsid w:val="004B14A8"/>
    <w:rsid w:val="004B14AB"/>
    <w:rsid w:val="004B4098"/>
    <w:rsid w:val="004B4C5E"/>
    <w:rsid w:val="004B6B60"/>
    <w:rsid w:val="004C01CE"/>
    <w:rsid w:val="004C4798"/>
    <w:rsid w:val="004C6326"/>
    <w:rsid w:val="004C7B37"/>
    <w:rsid w:val="004D0C76"/>
    <w:rsid w:val="004D13D3"/>
    <w:rsid w:val="004D1B61"/>
    <w:rsid w:val="004D2CF4"/>
    <w:rsid w:val="004D31C9"/>
    <w:rsid w:val="004D4411"/>
    <w:rsid w:val="004D657B"/>
    <w:rsid w:val="004E253D"/>
    <w:rsid w:val="004F5BF5"/>
    <w:rsid w:val="00503248"/>
    <w:rsid w:val="00505B36"/>
    <w:rsid w:val="00507965"/>
    <w:rsid w:val="00512E7E"/>
    <w:rsid w:val="005209EB"/>
    <w:rsid w:val="00524DB8"/>
    <w:rsid w:val="00526B17"/>
    <w:rsid w:val="00527E32"/>
    <w:rsid w:val="00530837"/>
    <w:rsid w:val="00531C3E"/>
    <w:rsid w:val="00532B62"/>
    <w:rsid w:val="00532E36"/>
    <w:rsid w:val="00535922"/>
    <w:rsid w:val="00536882"/>
    <w:rsid w:val="00541EF4"/>
    <w:rsid w:val="0054322C"/>
    <w:rsid w:val="00545331"/>
    <w:rsid w:val="0054709F"/>
    <w:rsid w:val="005512E9"/>
    <w:rsid w:val="0055268B"/>
    <w:rsid w:val="00554EFB"/>
    <w:rsid w:val="00564B08"/>
    <w:rsid w:val="00565172"/>
    <w:rsid w:val="00570ED7"/>
    <w:rsid w:val="00574BFA"/>
    <w:rsid w:val="00577637"/>
    <w:rsid w:val="00583444"/>
    <w:rsid w:val="005853F9"/>
    <w:rsid w:val="005910F1"/>
    <w:rsid w:val="00596E5D"/>
    <w:rsid w:val="00597FA4"/>
    <w:rsid w:val="005A5E3F"/>
    <w:rsid w:val="005A6808"/>
    <w:rsid w:val="005B0E29"/>
    <w:rsid w:val="005B41F8"/>
    <w:rsid w:val="005B4C9A"/>
    <w:rsid w:val="005B633B"/>
    <w:rsid w:val="005B73C9"/>
    <w:rsid w:val="005C1059"/>
    <w:rsid w:val="005C26E4"/>
    <w:rsid w:val="005C48BB"/>
    <w:rsid w:val="005C559A"/>
    <w:rsid w:val="005D365E"/>
    <w:rsid w:val="005D5F81"/>
    <w:rsid w:val="005E0C56"/>
    <w:rsid w:val="005E7A75"/>
    <w:rsid w:val="005F1766"/>
    <w:rsid w:val="005F19B3"/>
    <w:rsid w:val="005F3BC5"/>
    <w:rsid w:val="005F3EFB"/>
    <w:rsid w:val="006005BC"/>
    <w:rsid w:val="00603B39"/>
    <w:rsid w:val="00607F3A"/>
    <w:rsid w:val="00612E84"/>
    <w:rsid w:val="006145A4"/>
    <w:rsid w:val="006172D8"/>
    <w:rsid w:val="00625700"/>
    <w:rsid w:val="00625ED8"/>
    <w:rsid w:val="0064124D"/>
    <w:rsid w:val="0064560A"/>
    <w:rsid w:val="00650163"/>
    <w:rsid w:val="00653BB0"/>
    <w:rsid w:val="00657636"/>
    <w:rsid w:val="00664C49"/>
    <w:rsid w:val="006669E7"/>
    <w:rsid w:val="006773C7"/>
    <w:rsid w:val="00681052"/>
    <w:rsid w:val="00682430"/>
    <w:rsid w:val="00682A13"/>
    <w:rsid w:val="0068518D"/>
    <w:rsid w:val="00685465"/>
    <w:rsid w:val="00686618"/>
    <w:rsid w:val="00697645"/>
    <w:rsid w:val="006A02A4"/>
    <w:rsid w:val="006A6418"/>
    <w:rsid w:val="006B00D3"/>
    <w:rsid w:val="006B14C3"/>
    <w:rsid w:val="006B3220"/>
    <w:rsid w:val="006B7737"/>
    <w:rsid w:val="006D68F4"/>
    <w:rsid w:val="006D6F67"/>
    <w:rsid w:val="006E069E"/>
    <w:rsid w:val="006E36AA"/>
    <w:rsid w:val="006E4BA0"/>
    <w:rsid w:val="006F1D23"/>
    <w:rsid w:val="006F2762"/>
    <w:rsid w:val="006F66D7"/>
    <w:rsid w:val="00700DA7"/>
    <w:rsid w:val="0070155C"/>
    <w:rsid w:val="00702FED"/>
    <w:rsid w:val="00703853"/>
    <w:rsid w:val="007069BB"/>
    <w:rsid w:val="0071060B"/>
    <w:rsid w:val="00726ADC"/>
    <w:rsid w:val="0073159D"/>
    <w:rsid w:val="007337D5"/>
    <w:rsid w:val="00737437"/>
    <w:rsid w:val="007404D5"/>
    <w:rsid w:val="00741E73"/>
    <w:rsid w:val="007455CF"/>
    <w:rsid w:val="00747702"/>
    <w:rsid w:val="00751D65"/>
    <w:rsid w:val="00754057"/>
    <w:rsid w:val="00755C1A"/>
    <w:rsid w:val="007578A4"/>
    <w:rsid w:val="00761440"/>
    <w:rsid w:val="00763E05"/>
    <w:rsid w:val="00766966"/>
    <w:rsid w:val="007822E2"/>
    <w:rsid w:val="00783F72"/>
    <w:rsid w:val="00787A2D"/>
    <w:rsid w:val="00787A46"/>
    <w:rsid w:val="0079003B"/>
    <w:rsid w:val="00797722"/>
    <w:rsid w:val="007A1F30"/>
    <w:rsid w:val="007A27D7"/>
    <w:rsid w:val="007A445A"/>
    <w:rsid w:val="007A46A6"/>
    <w:rsid w:val="007B0DAC"/>
    <w:rsid w:val="007B163C"/>
    <w:rsid w:val="007B1995"/>
    <w:rsid w:val="007B4515"/>
    <w:rsid w:val="007C004B"/>
    <w:rsid w:val="007C0877"/>
    <w:rsid w:val="007C2117"/>
    <w:rsid w:val="007C335E"/>
    <w:rsid w:val="007C6AB3"/>
    <w:rsid w:val="007D0DF4"/>
    <w:rsid w:val="007D1B4A"/>
    <w:rsid w:val="007D2B34"/>
    <w:rsid w:val="007D57E0"/>
    <w:rsid w:val="007E3C02"/>
    <w:rsid w:val="007E5B07"/>
    <w:rsid w:val="007F5150"/>
    <w:rsid w:val="00801CBA"/>
    <w:rsid w:val="008033F7"/>
    <w:rsid w:val="00805857"/>
    <w:rsid w:val="00811495"/>
    <w:rsid w:val="0081279E"/>
    <w:rsid w:val="0081591F"/>
    <w:rsid w:val="00816936"/>
    <w:rsid w:val="00817E47"/>
    <w:rsid w:val="008339F9"/>
    <w:rsid w:val="00844915"/>
    <w:rsid w:val="008476B4"/>
    <w:rsid w:val="0085147E"/>
    <w:rsid w:val="00854C55"/>
    <w:rsid w:val="0085555B"/>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B3E95"/>
    <w:rsid w:val="008D2406"/>
    <w:rsid w:val="008D2ED1"/>
    <w:rsid w:val="008D2FBD"/>
    <w:rsid w:val="008D6DD6"/>
    <w:rsid w:val="008E5C93"/>
    <w:rsid w:val="00900004"/>
    <w:rsid w:val="0090110D"/>
    <w:rsid w:val="009152E1"/>
    <w:rsid w:val="00917C99"/>
    <w:rsid w:val="00922F9E"/>
    <w:rsid w:val="00923A1D"/>
    <w:rsid w:val="00923C7A"/>
    <w:rsid w:val="009372E8"/>
    <w:rsid w:val="00937EC9"/>
    <w:rsid w:val="00947B02"/>
    <w:rsid w:val="00950777"/>
    <w:rsid w:val="00954CE8"/>
    <w:rsid w:val="0096008A"/>
    <w:rsid w:val="009600CF"/>
    <w:rsid w:val="00961D0E"/>
    <w:rsid w:val="0096618C"/>
    <w:rsid w:val="00970576"/>
    <w:rsid w:val="00975164"/>
    <w:rsid w:val="0097606B"/>
    <w:rsid w:val="00976762"/>
    <w:rsid w:val="00977FE8"/>
    <w:rsid w:val="00982D24"/>
    <w:rsid w:val="00982DB4"/>
    <w:rsid w:val="009842E9"/>
    <w:rsid w:val="00990A75"/>
    <w:rsid w:val="009A6275"/>
    <w:rsid w:val="009B1430"/>
    <w:rsid w:val="009B292D"/>
    <w:rsid w:val="009B7225"/>
    <w:rsid w:val="009C0CEA"/>
    <w:rsid w:val="009C5CE7"/>
    <w:rsid w:val="009D10B6"/>
    <w:rsid w:val="009D633D"/>
    <w:rsid w:val="009E5E1F"/>
    <w:rsid w:val="009E6991"/>
    <w:rsid w:val="009E788C"/>
    <w:rsid w:val="009F01C4"/>
    <w:rsid w:val="009F095E"/>
    <w:rsid w:val="009F7639"/>
    <w:rsid w:val="00A12F8C"/>
    <w:rsid w:val="00A13E63"/>
    <w:rsid w:val="00A14DD6"/>
    <w:rsid w:val="00A17C81"/>
    <w:rsid w:val="00A23FB2"/>
    <w:rsid w:val="00A25B12"/>
    <w:rsid w:val="00A260BA"/>
    <w:rsid w:val="00A26EA1"/>
    <w:rsid w:val="00A34AC1"/>
    <w:rsid w:val="00A43E91"/>
    <w:rsid w:val="00A446F7"/>
    <w:rsid w:val="00A472F7"/>
    <w:rsid w:val="00A50507"/>
    <w:rsid w:val="00A512DE"/>
    <w:rsid w:val="00A523DF"/>
    <w:rsid w:val="00A54B3D"/>
    <w:rsid w:val="00A55503"/>
    <w:rsid w:val="00A57F88"/>
    <w:rsid w:val="00A6794E"/>
    <w:rsid w:val="00A70E06"/>
    <w:rsid w:val="00A720F3"/>
    <w:rsid w:val="00A76B1F"/>
    <w:rsid w:val="00A76F60"/>
    <w:rsid w:val="00A81F77"/>
    <w:rsid w:val="00A83CCA"/>
    <w:rsid w:val="00A85319"/>
    <w:rsid w:val="00A864C6"/>
    <w:rsid w:val="00A86D07"/>
    <w:rsid w:val="00A90387"/>
    <w:rsid w:val="00A93419"/>
    <w:rsid w:val="00AA0331"/>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1849"/>
    <w:rsid w:val="00AE4D3A"/>
    <w:rsid w:val="00AE7888"/>
    <w:rsid w:val="00AF1737"/>
    <w:rsid w:val="00AF25AD"/>
    <w:rsid w:val="00AF4F51"/>
    <w:rsid w:val="00AF5EC7"/>
    <w:rsid w:val="00B0009A"/>
    <w:rsid w:val="00B01AF3"/>
    <w:rsid w:val="00B0318E"/>
    <w:rsid w:val="00B0425D"/>
    <w:rsid w:val="00B05846"/>
    <w:rsid w:val="00B05CA4"/>
    <w:rsid w:val="00B11C80"/>
    <w:rsid w:val="00B14881"/>
    <w:rsid w:val="00B14A96"/>
    <w:rsid w:val="00B155CD"/>
    <w:rsid w:val="00B20F55"/>
    <w:rsid w:val="00B305E1"/>
    <w:rsid w:val="00B3080D"/>
    <w:rsid w:val="00B31571"/>
    <w:rsid w:val="00B32C3A"/>
    <w:rsid w:val="00B34323"/>
    <w:rsid w:val="00B356A4"/>
    <w:rsid w:val="00B543D5"/>
    <w:rsid w:val="00B729C5"/>
    <w:rsid w:val="00B73CB4"/>
    <w:rsid w:val="00B74474"/>
    <w:rsid w:val="00B75381"/>
    <w:rsid w:val="00B8061A"/>
    <w:rsid w:val="00B81DDF"/>
    <w:rsid w:val="00B82BF1"/>
    <w:rsid w:val="00B917ED"/>
    <w:rsid w:val="00B93F12"/>
    <w:rsid w:val="00B9427B"/>
    <w:rsid w:val="00BA099A"/>
    <w:rsid w:val="00BA2214"/>
    <w:rsid w:val="00BA5CD4"/>
    <w:rsid w:val="00BA6522"/>
    <w:rsid w:val="00BB0232"/>
    <w:rsid w:val="00BB3555"/>
    <w:rsid w:val="00BC2532"/>
    <w:rsid w:val="00BC339F"/>
    <w:rsid w:val="00BC3CD8"/>
    <w:rsid w:val="00BD6EBB"/>
    <w:rsid w:val="00BD7199"/>
    <w:rsid w:val="00BD7A45"/>
    <w:rsid w:val="00BD7DF1"/>
    <w:rsid w:val="00BE1E83"/>
    <w:rsid w:val="00BE2283"/>
    <w:rsid w:val="00BE5B72"/>
    <w:rsid w:val="00BF0B67"/>
    <w:rsid w:val="00BF19D8"/>
    <w:rsid w:val="00BF4B1C"/>
    <w:rsid w:val="00BF5686"/>
    <w:rsid w:val="00BF6300"/>
    <w:rsid w:val="00C01295"/>
    <w:rsid w:val="00C03E5C"/>
    <w:rsid w:val="00C0546F"/>
    <w:rsid w:val="00C05678"/>
    <w:rsid w:val="00C12A86"/>
    <w:rsid w:val="00C13D1B"/>
    <w:rsid w:val="00C175A1"/>
    <w:rsid w:val="00C355D7"/>
    <w:rsid w:val="00C41668"/>
    <w:rsid w:val="00C421D7"/>
    <w:rsid w:val="00C42C8A"/>
    <w:rsid w:val="00C45FB4"/>
    <w:rsid w:val="00C478D0"/>
    <w:rsid w:val="00C52B5B"/>
    <w:rsid w:val="00C54FA7"/>
    <w:rsid w:val="00C60F01"/>
    <w:rsid w:val="00C65EE7"/>
    <w:rsid w:val="00C70AE7"/>
    <w:rsid w:val="00C70F86"/>
    <w:rsid w:val="00C7507F"/>
    <w:rsid w:val="00C7731C"/>
    <w:rsid w:val="00C80837"/>
    <w:rsid w:val="00C85286"/>
    <w:rsid w:val="00C90EE0"/>
    <w:rsid w:val="00CA19FD"/>
    <w:rsid w:val="00CB119E"/>
    <w:rsid w:val="00CB15BD"/>
    <w:rsid w:val="00CB4631"/>
    <w:rsid w:val="00CB61B5"/>
    <w:rsid w:val="00CC14AC"/>
    <w:rsid w:val="00CC32D6"/>
    <w:rsid w:val="00CE2FBC"/>
    <w:rsid w:val="00CE5735"/>
    <w:rsid w:val="00CE7188"/>
    <w:rsid w:val="00CF35AD"/>
    <w:rsid w:val="00CF4428"/>
    <w:rsid w:val="00CF4930"/>
    <w:rsid w:val="00D11238"/>
    <w:rsid w:val="00D13889"/>
    <w:rsid w:val="00D24351"/>
    <w:rsid w:val="00D45A3C"/>
    <w:rsid w:val="00D4647F"/>
    <w:rsid w:val="00D46ECB"/>
    <w:rsid w:val="00D62430"/>
    <w:rsid w:val="00D63A2D"/>
    <w:rsid w:val="00D646E4"/>
    <w:rsid w:val="00D672BA"/>
    <w:rsid w:val="00D70892"/>
    <w:rsid w:val="00D7488C"/>
    <w:rsid w:val="00D76A4F"/>
    <w:rsid w:val="00D77893"/>
    <w:rsid w:val="00D840FF"/>
    <w:rsid w:val="00D84739"/>
    <w:rsid w:val="00D96B14"/>
    <w:rsid w:val="00DA6DA8"/>
    <w:rsid w:val="00DB04FC"/>
    <w:rsid w:val="00DC21FC"/>
    <w:rsid w:val="00DC3659"/>
    <w:rsid w:val="00DD0D36"/>
    <w:rsid w:val="00DD0F04"/>
    <w:rsid w:val="00DD17DB"/>
    <w:rsid w:val="00DD4F32"/>
    <w:rsid w:val="00DD5A67"/>
    <w:rsid w:val="00DD628F"/>
    <w:rsid w:val="00DE3351"/>
    <w:rsid w:val="00DE42E7"/>
    <w:rsid w:val="00DE7918"/>
    <w:rsid w:val="00DF03CA"/>
    <w:rsid w:val="00DF0B64"/>
    <w:rsid w:val="00DF1EBC"/>
    <w:rsid w:val="00E03D15"/>
    <w:rsid w:val="00E044DF"/>
    <w:rsid w:val="00E07C54"/>
    <w:rsid w:val="00E11E2F"/>
    <w:rsid w:val="00E132C4"/>
    <w:rsid w:val="00E13E9F"/>
    <w:rsid w:val="00E14A3E"/>
    <w:rsid w:val="00E162A8"/>
    <w:rsid w:val="00E32D79"/>
    <w:rsid w:val="00E37A38"/>
    <w:rsid w:val="00E411FF"/>
    <w:rsid w:val="00E4283F"/>
    <w:rsid w:val="00E45F3D"/>
    <w:rsid w:val="00E45F63"/>
    <w:rsid w:val="00E46C58"/>
    <w:rsid w:val="00E47121"/>
    <w:rsid w:val="00E616A7"/>
    <w:rsid w:val="00E674F5"/>
    <w:rsid w:val="00E718A6"/>
    <w:rsid w:val="00E71DC3"/>
    <w:rsid w:val="00E721D4"/>
    <w:rsid w:val="00E80B17"/>
    <w:rsid w:val="00E95D4F"/>
    <w:rsid w:val="00EA309C"/>
    <w:rsid w:val="00EA614B"/>
    <w:rsid w:val="00EB033E"/>
    <w:rsid w:val="00EB46FF"/>
    <w:rsid w:val="00EC1019"/>
    <w:rsid w:val="00EC45D6"/>
    <w:rsid w:val="00EC4C15"/>
    <w:rsid w:val="00EC5647"/>
    <w:rsid w:val="00ED6D58"/>
    <w:rsid w:val="00ED76D6"/>
    <w:rsid w:val="00EE068C"/>
    <w:rsid w:val="00EE50C5"/>
    <w:rsid w:val="00EF105D"/>
    <w:rsid w:val="00EF29B6"/>
    <w:rsid w:val="00EF4A38"/>
    <w:rsid w:val="00EF6193"/>
    <w:rsid w:val="00F016F7"/>
    <w:rsid w:val="00F051ED"/>
    <w:rsid w:val="00F10279"/>
    <w:rsid w:val="00F13F6D"/>
    <w:rsid w:val="00F14D86"/>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244"/>
    <w:rsid w:val="00FB10EF"/>
    <w:rsid w:val="00FB5447"/>
    <w:rsid w:val="00FC0588"/>
    <w:rsid w:val="00FC0FE5"/>
    <w:rsid w:val="00FC1776"/>
    <w:rsid w:val="00FC3EE7"/>
    <w:rsid w:val="00FC5309"/>
    <w:rsid w:val="00FE4C24"/>
    <w:rsid w:val="00FE5BE8"/>
    <w:rsid w:val="00FF08F0"/>
    <w:rsid w:val="00FF0AE6"/>
    <w:rsid w:val="00FF2C8E"/>
    <w:rsid w:val="00FF457B"/>
    <w:rsid w:val="00FF50FD"/>
    <w:rsid w:val="00FF650D"/>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paragraph" w:styleId="TOC5">
    <w:name w:val="toc 5"/>
    <w:basedOn w:val="Normal"/>
    <w:next w:val="Normal"/>
    <w:autoRedefine/>
    <w:uiPriority w:val="39"/>
    <w:unhideWhenUsed/>
    <w:rsid w:val="007069BB"/>
    <w:pPr>
      <w:spacing w:after="100"/>
      <w:ind w:left="880"/>
    </w:pPr>
    <w:rPr>
      <w:rFonts w:eastAsiaTheme="minorEastAsia"/>
    </w:rPr>
  </w:style>
  <w:style w:type="paragraph" w:styleId="TOC6">
    <w:name w:val="toc 6"/>
    <w:basedOn w:val="Normal"/>
    <w:next w:val="Normal"/>
    <w:autoRedefine/>
    <w:uiPriority w:val="39"/>
    <w:unhideWhenUsed/>
    <w:rsid w:val="007069BB"/>
    <w:pPr>
      <w:spacing w:after="100"/>
      <w:ind w:left="1100"/>
    </w:pPr>
    <w:rPr>
      <w:rFonts w:eastAsiaTheme="minorEastAsia"/>
    </w:rPr>
  </w:style>
  <w:style w:type="paragraph" w:styleId="TOC7">
    <w:name w:val="toc 7"/>
    <w:basedOn w:val="Normal"/>
    <w:next w:val="Normal"/>
    <w:autoRedefine/>
    <w:uiPriority w:val="39"/>
    <w:unhideWhenUsed/>
    <w:rsid w:val="007069BB"/>
    <w:pPr>
      <w:spacing w:after="100"/>
      <w:ind w:left="1320"/>
    </w:pPr>
    <w:rPr>
      <w:rFonts w:eastAsiaTheme="minorEastAsia"/>
    </w:rPr>
  </w:style>
  <w:style w:type="paragraph" w:styleId="TOC8">
    <w:name w:val="toc 8"/>
    <w:basedOn w:val="Normal"/>
    <w:next w:val="Normal"/>
    <w:autoRedefine/>
    <w:uiPriority w:val="39"/>
    <w:unhideWhenUsed/>
    <w:rsid w:val="007069BB"/>
    <w:pPr>
      <w:spacing w:after="100"/>
      <w:ind w:left="1540"/>
    </w:pPr>
    <w:rPr>
      <w:rFonts w:eastAsiaTheme="minorEastAsia"/>
    </w:rPr>
  </w:style>
  <w:style w:type="paragraph" w:styleId="TOC9">
    <w:name w:val="toc 9"/>
    <w:basedOn w:val="Normal"/>
    <w:next w:val="Normal"/>
    <w:autoRedefine/>
    <w:uiPriority w:val="39"/>
    <w:unhideWhenUsed/>
    <w:rsid w:val="007069BB"/>
    <w:pPr>
      <w:spacing w:after="100"/>
      <w:ind w:left="1760"/>
    </w:pPr>
    <w:rPr>
      <w:rFonts w:eastAsiaTheme="minorEastAsia"/>
    </w:rPr>
  </w:style>
  <w:style w:type="paragraph" w:styleId="BalloonText">
    <w:name w:val="Balloon Text"/>
    <w:basedOn w:val="Normal"/>
    <w:link w:val="BalloonTextChar"/>
    <w:uiPriority w:val="99"/>
    <w:semiHidden/>
    <w:unhideWhenUsed/>
    <w:rsid w:val="00505B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5B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699551616">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11B31-C520-4477-BE39-E86272EDE2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9</Pages>
  <Words>2420</Words>
  <Characters>13800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262</cp:revision>
  <dcterms:created xsi:type="dcterms:W3CDTF">2018-05-29T12:18:00Z</dcterms:created>
  <dcterms:modified xsi:type="dcterms:W3CDTF">2018-09-05T21:05:00Z</dcterms:modified>
</cp:coreProperties>
</file>