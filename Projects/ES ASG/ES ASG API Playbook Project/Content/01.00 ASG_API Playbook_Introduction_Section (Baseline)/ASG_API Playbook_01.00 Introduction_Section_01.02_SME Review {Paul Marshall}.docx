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7F1B59" w14:textId="0DEB314F" w:rsidR="00163813" w:rsidRDefault="00163813" w:rsidP="00163813">
      <w:bookmarkStart w:id="0" w:name="_Toc498772984"/>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del w:id="1" w:author="Paul Marshall" w:date="2018-07-30T10:04:00Z">
        <w:r w:rsidR="000E4AEA" w:rsidDel="00B37E2C">
          <w:delText>VA</w:delText>
        </w:r>
        <w:r w:rsidDel="00B37E2C">
          <w:delText xml:space="preserve"> </w:delText>
        </w:r>
        <w:r w:rsidR="000E4AEA" w:rsidDel="00B37E2C">
          <w:delText xml:space="preserve">Enterprise Services </w:delText>
        </w:r>
      </w:del>
      <w:r w:rsidR="000E4AEA">
        <w:t>VA</w:t>
      </w:r>
      <w:r>
        <w:t xml:space="preserve"> </w:t>
      </w:r>
      <w:ins w:id="2" w:author="Paul Marshall" w:date="2018-07-30T11:41:00Z">
        <w:r w:rsidR="007D3FBC">
          <w:t xml:space="preserve">API </w:t>
        </w:r>
      </w:ins>
      <w:r>
        <w:t xml:space="preserve">Tenants.  Within this document, we define the most important principles of Integration and how </w:t>
      </w:r>
      <w:del w:id="3" w:author="Paul Marshall" w:date="2018-07-26T09:15:00Z">
        <w:r w:rsidDel="002A116D">
          <w:delText>it applies</w:delText>
        </w:r>
      </w:del>
      <w:ins w:id="4" w:author="Paul Marshall" w:date="2018-07-26T09:15:00Z">
        <w:r w:rsidR="002A116D">
          <w:t>they apply</w:t>
        </w:r>
      </w:ins>
      <w:r>
        <w:t xml:space="preserve"> to </w:t>
      </w:r>
      <w:r w:rsidR="000E4AEA">
        <w:t>VA</w:t>
      </w:r>
      <w:r>
        <w:t xml:space="preserve"> </w:t>
      </w:r>
      <w:del w:id="5" w:author="Paul Marshall" w:date="2018-07-30T10:04:00Z">
        <w:r w:rsidDel="00B37E2C">
          <w:delText>and its operating companies.</w:delText>
        </w:r>
      </w:del>
      <w:ins w:id="6" w:author="Paul Marshall" w:date="2018-07-30T10:04:00Z">
        <w:r w:rsidR="00B37E2C">
          <w:t>context.</w:t>
        </w:r>
      </w:ins>
      <w:r>
        <w:t xml:space="preserve">  Throughout the document, there will be references as </w:t>
      </w:r>
      <w:del w:id="7" w:author="Paul Marshall" w:date="2018-07-30T10:05:00Z">
        <w:r w:rsidDel="00B37E2C">
          <w:delText>to t</w:delText>
        </w:r>
      </w:del>
      <w:ins w:id="8" w:author="Paul Marshall" w:date="2018-07-30T10:05:00Z">
        <w:r w:rsidR="00B37E2C">
          <w:t>T</w:t>
        </w:r>
      </w:ins>
      <w:r>
        <w:t>he tenant</w:t>
      </w:r>
      <w:ins w:id="9" w:author="Paul Marshall" w:date="2018-07-30T10:05:00Z">
        <w:r w:rsidR="00B37E2C">
          <w:t>s</w:t>
        </w:r>
      </w:ins>
      <w:r>
        <w:t xml:space="preserve">, as well as </w:t>
      </w:r>
      <w:del w:id="10" w:author="Paul Marshall" w:date="2018-07-30T10:05:00Z">
        <w:r w:rsidDel="00B37E2C">
          <w:delText xml:space="preserve">its </w:delText>
        </w:r>
      </w:del>
      <w:ins w:id="11" w:author="Paul Marshall" w:date="2018-07-30T10:05:00Z">
        <w:r w:rsidR="00B37E2C">
          <w:t>their</w:t>
        </w:r>
        <w:r w:rsidR="00B37E2C">
          <w:t xml:space="preserve"> </w:t>
        </w:r>
      </w:ins>
      <w:r>
        <w:t xml:space="preserve">supporting subcomponents, and how </w:t>
      </w:r>
      <w:del w:id="12" w:author="Paul Marshall" w:date="2018-07-30T10:06:00Z">
        <w:r w:rsidDel="00B37E2C">
          <w:delText xml:space="preserve">it’s </w:delText>
        </w:r>
      </w:del>
      <w:ins w:id="13" w:author="Paul Marshall" w:date="2018-07-30T10:06:00Z">
        <w:r w:rsidR="00B37E2C">
          <w:t>they’re</w:t>
        </w:r>
        <w:r w:rsidR="00B37E2C">
          <w:t xml:space="preserve"> </w:t>
        </w:r>
      </w:ins>
      <w:r>
        <w:t xml:space="preserve">impacted by </w:t>
      </w:r>
      <w:r w:rsidR="000E4AEA">
        <w:t>VA</w:t>
      </w:r>
      <w:r>
        <w:t>’s people, process, and technology.  Below are the brief definitions of people, process, and technology.</w:t>
      </w:r>
    </w:p>
    <w:p w14:paraId="6E4916D9" w14:textId="77777777" w:rsidR="00163813" w:rsidRDefault="00163813" w:rsidP="00163813"/>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66B4E14B" w14:textId="77777777"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4433E851" w14:textId="77777777" w:rsidR="00163813" w:rsidRDefault="00163813" w:rsidP="00163813"/>
    <w:p w14:paraId="16643EC0" w14:textId="77777777" w:rsidR="00163813" w:rsidRPr="001F0EAD" w:rsidRDefault="00163813" w:rsidP="00163813">
      <w:pPr>
        <w:rPr>
          <w:u w:val="single"/>
        </w:rPr>
      </w:pPr>
      <w:r w:rsidRPr="001F0EAD">
        <w:rPr>
          <w:u w:val="single"/>
        </w:rPr>
        <w:t>Technology:</w:t>
      </w:r>
    </w:p>
    <w:p w14:paraId="1EC7FEA1" w14:textId="52086CD8" w:rsidR="00163813" w:rsidRDefault="00163813" w:rsidP="00163813">
      <w:r>
        <w:t>Integration Solutions can be comprised of different technologies, platforms, and IT components, ranging from API, queue, security, datastores, cloud platform, and other key components on the “Reference Architecture</w:t>
      </w:r>
      <w:ins w:id="14" w:author="Paul Marshall" w:date="2018-07-26T09:16:00Z">
        <w:r w:rsidR="00985173">
          <w:t>.</w:t>
        </w:r>
      </w:ins>
      <w:r>
        <w:t>”</w:t>
      </w:r>
      <w:del w:id="15" w:author="Paul Marshall" w:date="2018-07-26T09:16:00Z">
        <w:r w:rsidDel="00985173">
          <w:delText>.</w:delText>
        </w:r>
      </w:del>
      <w:r>
        <w:t xml:space="preserve">   It is important to understand the supporting reference architecture, because Integration Solutions are rarely bundled into a single platform.  Instead, a collection of best</w:t>
      </w:r>
      <w:ins w:id="16" w:author="Paul Marshall" w:date="2018-07-26T09:17:00Z">
        <w:r w:rsidR="00985173">
          <w:t>-</w:t>
        </w:r>
      </w:ins>
      <w:del w:id="17" w:author="Paul Marshall" w:date="2018-07-26T09:17:00Z">
        <w:r w:rsidDel="00985173">
          <w:delText xml:space="preserve"> </w:delText>
        </w:r>
      </w:del>
      <w:r>
        <w:t>of</w:t>
      </w:r>
      <w:ins w:id="18" w:author="Paul Marshall" w:date="2018-07-26T09:17:00Z">
        <w:r w:rsidR="00985173">
          <w:t>-</w:t>
        </w:r>
      </w:ins>
      <w:del w:id="19" w:author="Paul Marshall" w:date="2018-07-26T09:17:00Z">
        <w:r w:rsidDel="00985173">
          <w:delText xml:space="preserve"> </w:delText>
        </w:r>
      </w:del>
      <w:r>
        <w:t xml:space="preserve">breed technology platforms are leveraged.  Below is Visual Integrator’s Integration Reference Architecture, which maps all the Archicture capabilities into a Reference Architecture diagram, which displays the groupings, relationships, and the integration technology responsibilities. Note, the diagram displays a complete Reference Architecture capturing all possible capabilities, some of which may be prioritized higher for </w:t>
      </w:r>
      <w:r w:rsidR="000E4AEA">
        <w:t>VA</w:t>
      </w:r>
      <w:r>
        <w:t xml:space="preserve"> or operating companies.  It is important to map which are most important to enable </w:t>
      </w:r>
      <w:ins w:id="20" w:author="Paul Marshall" w:date="2018-07-30T10:10:00Z">
        <w:r w:rsidR="00B37E2C">
          <w:t xml:space="preserve">the </w:t>
        </w:r>
      </w:ins>
      <w:r w:rsidR="000E4AEA">
        <w:t>VA</w:t>
      </w:r>
      <w:del w:id="21" w:author="Paul Marshall" w:date="2018-07-30T10:11:00Z">
        <w:r w:rsidDel="00B37E2C">
          <w:delText xml:space="preserve"> and operating companies to</w:delText>
        </w:r>
      </w:del>
      <w:r>
        <w:t xml:space="preserve"> produce 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1A722857" w14:textId="77777777" w:rsidR="00163813" w:rsidRDefault="00163813" w:rsidP="00163813"/>
    <w:p w14:paraId="288263F4" w14:textId="77777777" w:rsidR="00163813" w:rsidRDefault="000E4AEA" w:rsidP="00163813">
      <w:r>
        <w:t>VA</w:t>
      </w:r>
      <w:r w:rsidR="00163813">
        <w:t xml:space="preserve"> is also committed to building solutions on Microservices (See Tenet: Microservices Architecture) to </w:t>
      </w:r>
      <w:commentRangeStart w:id="23"/>
      <w:r w:rsidR="00163813">
        <w:t>ensure a modern, loosely coupled, scalable, and flexible.</w:t>
      </w:r>
      <w:commentRangeEnd w:id="23"/>
      <w:r w:rsidR="00A54FD9">
        <w:rPr>
          <w:rStyle w:val="CommentReference"/>
        </w:rPr>
        <w:commentReference w:id="23"/>
      </w:r>
    </w:p>
    <w:p w14:paraId="2D415305" w14:textId="0218A2D8" w:rsidR="00163813" w:rsidRDefault="00163813" w:rsidP="00163813">
      <w:r>
        <w:t>Some of the key aspects of microservices</w:t>
      </w:r>
      <w:ins w:id="24" w:author="Paul Marshall" w:date="2018-07-26T09:28:00Z">
        <w:r w:rsidR="00BC0E5F">
          <w:t>:</w:t>
        </w:r>
      </w:ins>
    </w:p>
    <w:p w14:paraId="3E1AB651" w14:textId="77777777" w:rsidR="00163813" w:rsidRDefault="00163813" w:rsidP="00163813">
      <w:pPr>
        <w:pStyle w:val="ListParagraph"/>
        <w:numPr>
          <w:ilvl w:val="0"/>
          <w:numId w:val="8"/>
        </w:numPr>
      </w:pPr>
      <w:r>
        <w:t>Scalable</w:t>
      </w:r>
    </w:p>
    <w:p w14:paraId="21D1108D" w14:textId="77777777" w:rsidR="00163813" w:rsidRDefault="00163813" w:rsidP="00163813">
      <w:pPr>
        <w:pStyle w:val="ListParagraph"/>
        <w:numPr>
          <w:ilvl w:val="0"/>
          <w:numId w:val="8"/>
        </w:numPr>
      </w:pPr>
      <w:r>
        <w:t>Flexible &amp; Changeable</w:t>
      </w:r>
    </w:p>
    <w:p w14:paraId="6C74C3DE" w14:textId="77777777" w:rsidR="00163813" w:rsidRDefault="00163813" w:rsidP="00163813">
      <w:pPr>
        <w:pStyle w:val="ListParagraph"/>
        <w:numPr>
          <w:ilvl w:val="0"/>
          <w:numId w:val="8"/>
        </w:numPr>
      </w:pPr>
      <w:r>
        <w:t>Adaptable</w:t>
      </w:r>
    </w:p>
    <w:p w14:paraId="568B02E6" w14:textId="77777777" w:rsidR="00163813" w:rsidRDefault="00163813" w:rsidP="00163813">
      <w:pPr>
        <w:pStyle w:val="ListParagraph"/>
        <w:numPr>
          <w:ilvl w:val="0"/>
          <w:numId w:val="8"/>
        </w:numPr>
      </w:pPr>
      <w:r>
        <w:t>Secure</w:t>
      </w:r>
    </w:p>
    <w:p w14:paraId="2DFB1715" w14:textId="77777777" w:rsidR="00163813" w:rsidRDefault="00163813" w:rsidP="00163813">
      <w:pPr>
        <w:pStyle w:val="ListParagraph"/>
        <w:numPr>
          <w:ilvl w:val="0"/>
          <w:numId w:val="8"/>
        </w:numPr>
      </w:pPr>
      <w:r>
        <w:t>Well-Performing</w:t>
      </w:r>
    </w:p>
    <w:p w14:paraId="14B15F31" w14:textId="77777777" w:rsidR="00163813" w:rsidRDefault="00163813" w:rsidP="00163813">
      <w:pPr>
        <w:pStyle w:val="ListParagraph"/>
        <w:numPr>
          <w:ilvl w:val="0"/>
          <w:numId w:val="8"/>
        </w:numPr>
      </w:pPr>
      <w:r>
        <w:t xml:space="preserve">Modernizable </w:t>
      </w:r>
    </w:p>
    <w:p w14:paraId="739D971E" w14:textId="77777777" w:rsidR="00163813" w:rsidRDefault="00163813" w:rsidP="00163813">
      <w:pPr>
        <w:pStyle w:val="ListParagraph"/>
        <w:numPr>
          <w:ilvl w:val="0"/>
          <w:numId w:val="6"/>
        </w:numPr>
      </w:pPr>
      <w:r>
        <w:t>Re-Usable</w:t>
      </w:r>
    </w:p>
    <w:p w14:paraId="7FBB3C33" w14:textId="77777777" w:rsidR="00163813" w:rsidRDefault="00163813" w:rsidP="00163813">
      <w:pPr>
        <w:pStyle w:val="ListParagraph"/>
        <w:numPr>
          <w:ilvl w:val="0"/>
          <w:numId w:val="6"/>
        </w:numPr>
      </w:pPr>
      <w:r>
        <w:t>Patterns</w:t>
      </w:r>
    </w:p>
    <w:p w14:paraId="4D017CB8" w14:textId="77777777" w:rsidR="00163813" w:rsidRDefault="00163813" w:rsidP="00163813">
      <w:pPr>
        <w:pStyle w:val="ListParagraph"/>
        <w:numPr>
          <w:ilvl w:val="0"/>
          <w:numId w:val="6"/>
        </w:numPr>
      </w:pPr>
      <w:r>
        <w:t>Frameworks</w:t>
      </w:r>
    </w:p>
    <w:p w14:paraId="4D1A72FD" w14:textId="77777777" w:rsidR="000E4AEA" w:rsidRPr="000E4AEA" w:rsidRDefault="000E4AEA" w:rsidP="000E4AEA">
      <w:pPr>
        <w:pStyle w:val="ListParagraph"/>
      </w:pPr>
    </w:p>
    <w:p w14:paraId="0ABA2D14" w14:textId="77777777" w:rsidR="00423796" w:rsidRDefault="00423796">
      <w:pPr>
        <w:rPr>
          <w:rFonts w:asciiTheme="majorHAnsi" w:eastAsiaTheme="majorEastAsia" w:hAnsiTheme="majorHAnsi" w:cstheme="majorBidi"/>
          <w:color w:val="2F5496" w:themeColor="accent1" w:themeShade="BF"/>
          <w:sz w:val="32"/>
          <w:szCs w:val="32"/>
        </w:rPr>
      </w:pPr>
      <w:bookmarkStart w:id="25" w:name="_Toc497810810"/>
      <w:r>
        <w:br w:type="page"/>
      </w:r>
    </w:p>
    <w:p w14:paraId="23601196" w14:textId="77777777" w:rsidR="00163813" w:rsidRDefault="00163813" w:rsidP="00163813">
      <w:pPr>
        <w:pStyle w:val="Heading1"/>
      </w:pPr>
      <w:r>
        <w:lastRenderedPageBreak/>
        <w:t>Tenet #1: Keep Total Cost of Ownership Low</w:t>
      </w:r>
      <w:bookmarkEnd w:id="25"/>
    </w:p>
    <w:p w14:paraId="378F7F9C" w14:textId="77777777" w:rsidR="00163813" w:rsidRDefault="00163813" w:rsidP="00163813"/>
    <w:p w14:paraId="171F4E87" w14:textId="207EDBED"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ins w:id="26" w:author="Paul Marshall" w:date="2018-07-26T09:28:00Z">
        <w:r w:rsidR="00BC0E5F">
          <w:t xml:space="preserve"> </w:t>
        </w:r>
      </w:ins>
      <w:del w:id="27" w:author="Paul Marshall" w:date="2018-07-26T09:28:00Z">
        <w:r w:rsidDel="00BC0E5F">
          <w:delText xml:space="preserve">: </w:delText>
        </w:r>
      </w:del>
      <w:r>
        <w:t xml:space="preserve">strong opinions, level of comfort, curiosity, personal favoritism or biases, can make choosing a solution approach even more challenging.  Ultimately, choosing a solution approach should be based </w:t>
      </w:r>
      <w:ins w:id="28" w:author="Paul Marshall" w:date="2018-07-26T09:29:00Z">
        <w:r w:rsidR="00BC0E5F">
          <w:t xml:space="preserve">on </w:t>
        </w:r>
      </w:ins>
      <w:r>
        <w:t xml:space="preserve">what is best for </w:t>
      </w:r>
      <w:r w:rsidR="000E4AEA">
        <w:t>VA</w:t>
      </w:r>
      <w:r>
        <w:t>, when considering cost and overall benefit or value derived from the selected approach.</w:t>
      </w:r>
    </w:p>
    <w:p w14:paraId="27145621" w14:textId="673B6079" w:rsidR="00163813" w:rsidRDefault="00163813" w:rsidP="00163813">
      <w:r>
        <w:t>For “Integration</w:t>
      </w:r>
      <w:ins w:id="29" w:author="Paul Marshall" w:date="2018-07-26T09:29:00Z">
        <w:r w:rsidR="00BC0E5F">
          <w:t>,</w:t>
        </w:r>
      </w:ins>
      <w:r>
        <w:t>”</w:t>
      </w:r>
      <w:del w:id="30" w:author="Paul Marshall" w:date="2018-07-26T09:29:00Z">
        <w:r w:rsidDel="00BC0E5F">
          <w:delText>,</w:delText>
        </w:r>
      </w:del>
      <w:r>
        <w:t xml:space="preserve"> the goal is to build or re-use existing integration assets as an enabler for </w:t>
      </w:r>
      <w:ins w:id="31" w:author="Paul Marshall" w:date="2018-07-30T10:12:00Z">
        <w:r w:rsidR="00B37E2C">
          <w:t xml:space="preserve">solutions across the </w:t>
        </w:r>
      </w:ins>
      <w:ins w:id="32" w:author="Paul Marshall" w:date="2018-07-30T10:13:00Z">
        <w:r w:rsidR="00B37E2C">
          <w:t>entire VA Enterprise.</w:t>
        </w:r>
      </w:ins>
      <w:del w:id="33" w:author="Paul Marshall" w:date="2018-07-30T10:13:00Z">
        <w:r w:rsidR="000E4AEA" w:rsidDel="00B37E2C">
          <w:delText>VA</w:delText>
        </w:r>
        <w:r w:rsidDel="00B37E2C">
          <w:delText xml:space="preserve"> solutions.  This includes integration enablement for the individual </w:delText>
        </w:r>
        <w:r w:rsidR="000E4AEA" w:rsidDel="00B37E2C">
          <w:delText>VA</w:delText>
        </w:r>
        <w:r w:rsidDel="00B37E2C">
          <w:delText xml:space="preserve"> operating companies, as well as for the broader </w:delText>
        </w:r>
        <w:r w:rsidR="000E4AEA" w:rsidDel="00B37E2C">
          <w:delText>VA</w:delText>
        </w:r>
        <w:r w:rsidDel="00B37E2C">
          <w:delText xml:space="preserve"> enterprise (which is essentially, solutions that traverse across </w:delText>
        </w:r>
        <w:r w:rsidR="000E4AEA" w:rsidDel="00B37E2C">
          <w:delText>VA</w:delText>
        </w:r>
        <w:r w:rsidDel="00B37E2C">
          <w:delText xml:space="preserve"> operating companies).</w:delText>
        </w:r>
      </w:del>
    </w:p>
    <w:p w14:paraId="5238F599" w14:textId="77777777" w:rsidR="00163813" w:rsidRDefault="00163813" w:rsidP="00163813">
      <w:commentRangeStart w:id="34"/>
      <w:r>
        <w:t>To accomplish this………….</w:t>
      </w:r>
      <w:commentRangeEnd w:id="34"/>
      <w:r w:rsidR="00FE450A">
        <w:rPr>
          <w:rStyle w:val="CommentReference"/>
        </w:rPr>
        <w:commentReference w:id="34"/>
      </w:r>
    </w:p>
    <w:p w14:paraId="6E32BE9A" w14:textId="77777777" w:rsidR="00163813" w:rsidRDefault="00163813" w:rsidP="00163813">
      <w:pPr>
        <w:pStyle w:val="Caption"/>
        <w:keepNext/>
        <w:jc w:val="center"/>
      </w:pPr>
      <w:bookmarkStart w:id="35" w:name="_Toc497810253"/>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3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0377612" w14:textId="39B0067F" w:rsidR="00163813" w:rsidRDefault="00163813" w:rsidP="00163813">
      <w:r>
        <w:t>There may even be a simpler, less complex implementation approach than the “standard” approach.  However, alternatives from the standard must be justified to determine if they present long-term lower ownership costs.  In other words, what may seem simpler on the surface, may be costlier over long haul.  This especially holds true when measuring factors such as</w:t>
      </w:r>
      <w:del w:id="36" w:author="Paul Marshall" w:date="2018-07-26T09:30:00Z">
        <w:r w:rsidDel="00BC0E5F">
          <w:delText>:</w:delText>
        </w:r>
      </w:del>
      <w:r>
        <w:t xml:space="preserve"> operations and sustainment, change management, future solution modernization, scalability, flexibility, and overall governance.</w:t>
      </w:r>
    </w:p>
    <w:p w14:paraId="3AB95B05" w14:textId="77777777" w:rsidR="00163813" w:rsidRDefault="00163813" w:rsidP="00163813"/>
    <w:p w14:paraId="73E5976B" w14:textId="77777777" w:rsidR="00163813" w:rsidRDefault="00163813" w:rsidP="00163813">
      <w:pPr>
        <w:pStyle w:val="Caption"/>
        <w:keepNext/>
      </w:pPr>
      <w:bookmarkStart w:id="37"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TCO through Integration Solutions</w:t>
      </w:r>
      <w:bookmarkEnd w:id="37"/>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77777777" w:rsidR="00163813" w:rsidRDefault="00163813" w:rsidP="00163813">
      <w:pPr>
        <w:pStyle w:val="ListParagraph"/>
        <w:numPr>
          <w:ilvl w:val="0"/>
          <w:numId w:val="7"/>
        </w:numPr>
      </w:pPr>
      <w:r>
        <w:t xml:space="preserve">Leverage the standard Integration platforms, tools, and technologies, selected by </w:t>
      </w:r>
      <w:r w:rsidR="000E4AEA">
        <w:t>VA</w:t>
      </w:r>
      <w:r>
        <w:t xml:space="preserve"> and justify any exceptions to the standard for consideration</w:t>
      </w:r>
    </w:p>
    <w:p w14:paraId="0F2A1BE0" w14:textId="77777777" w:rsidR="00163813" w:rsidRDefault="00163813" w:rsidP="00163813">
      <w:pPr>
        <w:pStyle w:val="ListParagraph"/>
        <w:numPr>
          <w:ilvl w:val="0"/>
          <w:numId w:val="7"/>
        </w:numPr>
      </w:pPr>
      <w:r>
        <w:t xml:space="preserve">Leverage the architecture patterns and approaches established by </w:t>
      </w:r>
      <w:r w:rsidR="000E4AEA">
        <w:t>VA</w:t>
      </w:r>
      <w:r>
        <w:t>.</w:t>
      </w:r>
    </w:p>
    <w:p w14:paraId="5D7C10C7" w14:textId="77777777" w:rsidR="00163813" w:rsidRDefault="00163813" w:rsidP="00163813">
      <w:pPr>
        <w:pStyle w:val="ListParagraph"/>
        <w:numPr>
          <w:ilvl w:val="0"/>
          <w:numId w:val="7"/>
        </w:numPr>
      </w:pPr>
      <w:r>
        <w:t>Leverage the enabling “</w:t>
      </w:r>
      <w:r w:rsidR="000E4AEA">
        <w:t>API</w:t>
      </w:r>
      <w:r>
        <w:t xml:space="preserve"> Frameworks” established by </w:t>
      </w:r>
      <w:r w:rsidR="000E4AEA">
        <w:t>VA</w:t>
      </w:r>
      <w:r>
        <w:t>.</w:t>
      </w:r>
    </w:p>
    <w:p w14:paraId="7B9C892B" w14:textId="77777777" w:rsidR="00163813" w:rsidRDefault="00163813" w:rsidP="00163813">
      <w:pPr>
        <w:pStyle w:val="ListParagraph"/>
        <w:numPr>
          <w:ilvl w:val="0"/>
          <w:numId w:val="7"/>
        </w:numPr>
      </w:pPr>
      <w:r>
        <w:t xml:space="preserve">Bring collaboration and feedback on the standards to the </w:t>
      </w:r>
      <w:commentRangeStart w:id="38"/>
      <w:r w:rsidR="000E4AEA">
        <w:t>Enterprise Services Governance</w:t>
      </w:r>
      <w:r>
        <w:t xml:space="preserve"> Council</w:t>
      </w:r>
      <w:commentRangeEnd w:id="38"/>
      <w:r w:rsidR="00B24370">
        <w:rPr>
          <w:rStyle w:val="CommentReference"/>
        </w:rPr>
        <w:commentReference w:id="38"/>
      </w:r>
      <w:r>
        <w:t xml:space="preserve"> as early as possible so it is considered in the design and rationalization.</w:t>
      </w:r>
    </w:p>
    <w:p w14:paraId="3F471F85" w14:textId="5350C032" w:rsidR="00163813" w:rsidRDefault="00163813" w:rsidP="00163813">
      <w:pPr>
        <w:pStyle w:val="ListParagraph"/>
        <w:numPr>
          <w:ilvl w:val="0"/>
          <w:numId w:val="7"/>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del w:id="39" w:author="Paul Marshall" w:date="2018-07-26T11:46:00Z">
        <w:r w:rsidDel="005231E6">
          <w:delText xml:space="preserve">criteria </w:delText>
        </w:r>
      </w:del>
      <w:ins w:id="40" w:author="Paul Marshall" w:date="2018-07-26T11:46:00Z">
        <w:r w:rsidR="005231E6">
          <w:t>criterion is</w:t>
        </w:r>
      </w:ins>
      <w:del w:id="41" w:author="Paul Marshall" w:date="2018-07-26T11:46:00Z">
        <w:r w:rsidDel="005231E6">
          <w:delText>are</w:delText>
        </w:r>
      </w:del>
      <w:r>
        <w:t xml:space="preserve"> to leverage “container-based solutions” so the microservice can be created, deployed, and managed independently from other microservices, Operating Systems, or Virtual Machines.  This will help keep the TCO low.</w:t>
      </w:r>
    </w:p>
    <w:p w14:paraId="2691168C" w14:textId="77777777" w:rsidR="00163813" w:rsidRDefault="00163813" w:rsidP="00163813">
      <w:pPr>
        <w:pStyle w:val="Caption"/>
        <w:keepNext/>
        <w:jc w:val="center"/>
      </w:pPr>
      <w:bookmarkStart w:id="42"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42"/>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4799B6A9" w14:textId="77777777" w:rsidR="00163813" w:rsidRDefault="00163813" w:rsidP="00163813">
      <w:pPr>
        <w:pStyle w:val="Heading1"/>
      </w:pPr>
      <w:bookmarkStart w:id="43" w:name="_Toc497810811"/>
      <w:r>
        <w:t xml:space="preserve">Tenet #2: </w:t>
      </w:r>
      <w:r w:rsidR="000E4AEA">
        <w:t>VA</w:t>
      </w:r>
      <w:r>
        <w:t xml:space="preserve"> Integration and API Marketplace</w:t>
      </w:r>
      <w:bookmarkEnd w:id="43"/>
    </w:p>
    <w:p w14:paraId="6F015233" w14:textId="77777777" w:rsidR="00163813" w:rsidRDefault="00163813" w:rsidP="00163813"/>
    <w:p w14:paraId="20BB6272" w14:textId="77777777" w:rsidR="00163813" w:rsidRPr="00F3134E" w:rsidRDefault="00163813" w:rsidP="00163813">
      <w:commentRangeStart w:id="44"/>
      <w:r>
        <w:t>Information needs to be exchanged.  The concept of a marketplace</w:t>
      </w:r>
      <w:commentRangeEnd w:id="44"/>
      <w:r w:rsidR="00B24370">
        <w:rPr>
          <w:rStyle w:val="CommentReference"/>
        </w:rPr>
        <w:commentReference w:id="44"/>
      </w:r>
    </w:p>
    <w:p w14:paraId="4FBC62E4" w14:textId="77777777" w:rsidR="00163813" w:rsidRDefault="00163813" w:rsidP="00163813"/>
    <w:p w14:paraId="092A9681" w14:textId="77777777" w:rsidR="00163813" w:rsidRDefault="00163813" w:rsidP="00163813">
      <w:pPr>
        <w:pStyle w:val="Caption"/>
        <w:keepNext/>
      </w:pPr>
      <w:bookmarkStart w:id="45"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45"/>
    </w:p>
    <w:p w14:paraId="41DC85E4" w14:textId="77777777" w:rsidR="00163813" w:rsidRDefault="00163813" w:rsidP="00163813">
      <w:r w:rsidRPr="002755FA">
        <w:rPr>
          <w:noProof/>
        </w:rPr>
        <w:drawing>
          <wp:inline distT="0" distB="0" distL="0" distR="0" wp14:anchorId="096F65CC" wp14:editId="11A0ECFF">
            <wp:extent cx="5943600" cy="33146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44094A0E" w14:textId="77777777" w:rsidR="00163813" w:rsidRDefault="00163813" w:rsidP="00163813">
      <w:pPr>
        <w:pStyle w:val="Heading2"/>
      </w:pPr>
    </w:p>
    <w:p w14:paraId="336AC6D7" w14:textId="77777777" w:rsidR="00163813" w:rsidRDefault="00163813" w:rsidP="00163813">
      <w:pPr>
        <w:pStyle w:val="Heading2"/>
      </w:pPr>
      <w:bookmarkStart w:id="46" w:name="_Toc497810813"/>
      <w:r>
        <w:t xml:space="preserve">API Exchange and </w:t>
      </w:r>
      <w:commentRangeStart w:id="47"/>
      <w:r>
        <w:t>Catalog</w:t>
      </w:r>
      <w:commentRangeEnd w:id="47"/>
      <w:r w:rsidR="00B24370">
        <w:rPr>
          <w:rStyle w:val="CommentReference"/>
          <w:rFonts w:asciiTheme="minorHAnsi" w:eastAsiaTheme="minorHAnsi" w:hAnsiTheme="minorHAnsi" w:cstheme="minorBidi"/>
          <w:color w:val="auto"/>
        </w:rPr>
        <w:commentReference w:id="47"/>
      </w:r>
      <w:r>
        <w:t>:</w:t>
      </w:r>
      <w:bookmarkEnd w:id="46"/>
    </w:p>
    <w:p w14:paraId="225AF216" w14:textId="77777777" w:rsidR="00163813" w:rsidRDefault="00163813" w:rsidP="00163813">
      <w:r>
        <w:t>The API is discoverable, searchable, and easy to find for re-use.</w:t>
      </w:r>
    </w:p>
    <w:p w14:paraId="1605F084" w14:textId="77777777" w:rsidR="00163813" w:rsidRDefault="00163813" w:rsidP="00163813">
      <w:pPr>
        <w:pStyle w:val="Heading2"/>
      </w:pPr>
      <w:bookmarkStart w:id="48" w:name="_Toc497810814"/>
      <w:r>
        <w:lastRenderedPageBreak/>
        <w:t>API Gateway:</w:t>
      </w:r>
      <w:bookmarkEnd w:id="48"/>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49" w:name="_Toc497810815"/>
      <w:r>
        <w:t>Consumer Types</w:t>
      </w:r>
      <w:bookmarkEnd w:id="49"/>
    </w:p>
    <w:p w14:paraId="269DFE15" w14:textId="77777777" w:rsidR="00163813" w:rsidRPr="00900004" w:rsidRDefault="00163813" w:rsidP="00163813">
      <w:r>
        <w:t>There are diverse types of Consumers of the API, such as System (On Premise, Cloud, SaaS); An Application (Mobile, Portal, Web UI); Trading Partner; Developer (Internal or External).</w:t>
      </w:r>
    </w:p>
    <w:p w14:paraId="1629263A" w14:textId="77777777" w:rsidR="00163813" w:rsidRDefault="00163813" w:rsidP="00163813"/>
    <w:p w14:paraId="43AC3432" w14:textId="77777777" w:rsidR="00163813" w:rsidRDefault="00163813" w:rsidP="00163813">
      <w:pPr>
        <w:pStyle w:val="Heading1"/>
      </w:pPr>
      <w:bookmarkStart w:id="50" w:name="_Toc497810816"/>
      <w:r>
        <w:t>Tenet # 3: Microservices Architecture</w:t>
      </w:r>
      <w:bookmarkEnd w:id="50"/>
    </w:p>
    <w:p w14:paraId="405B33B0" w14:textId="4B12D531" w:rsidR="00163813" w:rsidRDefault="00163813" w:rsidP="00163813">
      <w:pPr>
        <w:pStyle w:val="NoSpacing"/>
      </w:pPr>
      <w:r>
        <w:t>“</w:t>
      </w:r>
      <w:del w:id="51" w:author="Paul Marshall" w:date="2018-07-30T10:17:00Z">
        <w:r w:rsidRPr="008476B4" w:rsidDel="0010429B">
          <w:delText>In computing, m</w:delText>
        </w:r>
      </w:del>
      <w:ins w:id="52" w:author="Paul Marshall" w:date="2018-07-30T10:17:00Z">
        <w:r w:rsidR="0010429B">
          <w:t>M</w:t>
        </w:r>
      </w:ins>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4"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53"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53"/>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66A46E05" w14:textId="5B8C8690" w:rsidR="00163813" w:rsidRDefault="00163813" w:rsidP="00163813">
      <w:pPr>
        <w:pStyle w:val="ListParagraph"/>
        <w:numPr>
          <w:ilvl w:val="0"/>
          <w:numId w:val="10"/>
        </w:numPr>
      </w:pPr>
      <w:commentRangeStart w:id="54"/>
      <w:r>
        <w:t>When</w:t>
      </w:r>
      <w:commentRangeEnd w:id="54"/>
      <w:r w:rsidR="006761C8">
        <w:rPr>
          <w:rStyle w:val="CommentReference"/>
        </w:rPr>
        <w:commentReference w:id="54"/>
      </w:r>
      <w:r>
        <w:t xml:space="preserve"> discussing the </w:t>
      </w:r>
      <w:ins w:id="55" w:author="Paul Marshall" w:date="2018-07-26T11:51:00Z">
        <w:r w:rsidR="005231E6">
          <w:t>m</w:t>
        </w:r>
      </w:ins>
      <w:del w:id="56" w:author="Paul Marshall" w:date="2018-07-26T11:51:00Z">
        <w:r w:rsidR="005E02A1" w:rsidDel="005231E6">
          <w:delText>M</w:delText>
        </w:r>
      </w:del>
      <w:r w:rsidR="005E02A1">
        <w:t>icroservices</w:t>
      </w:r>
      <w:r>
        <w:t xml:space="preserve"> architecture, </w:t>
      </w:r>
      <w:ins w:id="57" w:author="Paul Marshall" w:date="2018-07-26T11:48:00Z">
        <w:r w:rsidR="005231E6">
          <w:t xml:space="preserve">the terms </w:t>
        </w:r>
      </w:ins>
      <w:r>
        <w:t>“API” and “Microservices” are used synonymous.</w:t>
      </w:r>
    </w:p>
    <w:p w14:paraId="4D1DB57E" w14:textId="77777777" w:rsidR="00163813" w:rsidRDefault="00163813" w:rsidP="00163813">
      <w:pPr>
        <w:pStyle w:val="ListParagraph"/>
      </w:pPr>
    </w:p>
    <w:p w14:paraId="07C89066" w14:textId="29E7EAEA" w:rsidR="00163813" w:rsidRDefault="00163813" w:rsidP="00163813">
      <w:pPr>
        <w:pStyle w:val="ListParagraph"/>
        <w:numPr>
          <w:ilvl w:val="0"/>
          <w:numId w:val="10"/>
        </w:numPr>
      </w:pPr>
      <w:r>
        <w:t>Engineer API</w:t>
      </w:r>
      <w:del w:id="58" w:author="Paul Marshall" w:date="2018-07-26T11:49:00Z">
        <w:r w:rsidDel="005231E6">
          <w:delText>’</w:delText>
        </w:r>
      </w:del>
      <w:r>
        <w:t>s into individually deployable and manageable assets.  Each API is engineered to be individually deployable as its own package, and not grouped together with other API</w:t>
      </w:r>
      <w:del w:id="59" w:author="Paul Marshall" w:date="2018-07-26T11:49:00Z">
        <w:r w:rsidDel="005231E6">
          <w:delText>’</w:delText>
        </w:r>
      </w:del>
      <w:r>
        <w:t>s into a package of API</w:t>
      </w:r>
      <w:del w:id="60" w:author="Paul Marshall" w:date="2018-07-26T11:49:00Z">
        <w:r w:rsidDel="005231E6">
          <w:delText>’</w:delText>
        </w:r>
      </w:del>
      <w:r>
        <w:t xml:space="preserve">s.  A package has only 1 API.  This allows the API to be an individual unit of work that can be governed, managed, version controlled, </w:t>
      </w:r>
      <w:ins w:id="61" w:author="Paul Marshall" w:date="2018-07-26T11:49:00Z">
        <w:r w:rsidR="005231E6">
          <w:t xml:space="preserve">and </w:t>
        </w:r>
      </w:ins>
      <w:r>
        <w:t>tested at the lowest level of granularity.  It provides flexibility to control the API for operations, sustainment, and re-usability.</w:t>
      </w:r>
    </w:p>
    <w:p w14:paraId="34584291" w14:textId="77777777" w:rsidR="00163813" w:rsidRDefault="00163813" w:rsidP="00163813"/>
    <w:p w14:paraId="38FE8047" w14:textId="6FB987A3" w:rsidR="00163813" w:rsidRDefault="00163813" w:rsidP="00163813">
      <w:pPr>
        <w:pStyle w:val="ListParagraph"/>
        <w:numPr>
          <w:ilvl w:val="0"/>
          <w:numId w:val="10"/>
        </w:numPr>
      </w:pPr>
      <w:r>
        <w:t>Create an API Catalog</w:t>
      </w:r>
      <w:del w:id="62" w:author="Paul Marshall" w:date="2018-07-26T11:50:00Z">
        <w:r w:rsidDel="005231E6">
          <w:delText xml:space="preserve">/Repository </w:delText>
        </w:r>
      </w:del>
      <w:ins w:id="63" w:author="Paul Marshall" w:date="2018-07-26T11:50:00Z">
        <w:r w:rsidR="005231E6">
          <w:t xml:space="preserve"> (</w:t>
        </w:r>
        <w:proofErr w:type="spellStart"/>
        <w:r w:rsidR="005231E6">
          <w:t>i.e</w:t>
        </w:r>
        <w:proofErr w:type="spellEnd"/>
        <w:r w:rsidR="005231E6">
          <w:t xml:space="preserve"> a Repository) </w:t>
        </w:r>
      </w:ins>
      <w:r>
        <w:t>that is a catalyst for re-usability.  By managing the microservice</w:t>
      </w:r>
      <w:ins w:id="64" w:author="Paul Marshall" w:date="2018-07-30T10:19:00Z">
        <w:r w:rsidR="0010429B">
          <w:t>s</w:t>
        </w:r>
      </w:ins>
      <w:r>
        <w:t xml:space="preserve"> individually, they can be published into the API Catalog for API Consumers to discover them.  All API Consumers should check </w:t>
      </w:r>
      <w:ins w:id="65" w:author="Paul Marshall" w:date="2018-07-30T10:19:00Z">
        <w:r w:rsidR="0010429B">
          <w:t xml:space="preserve">the </w:t>
        </w:r>
      </w:ins>
      <w:r>
        <w:t>API Catalog for existing API</w:t>
      </w:r>
      <w:del w:id="66" w:author="Paul Marshall" w:date="2018-07-26T11:51:00Z">
        <w:r w:rsidDel="005231E6">
          <w:delText>’</w:delText>
        </w:r>
      </w:del>
      <w:r>
        <w:t xml:space="preserve">s </w:t>
      </w:r>
      <w:r>
        <w:lastRenderedPageBreak/>
        <w:t xml:space="preserve">for re-usability, before developing a new API. </w:t>
      </w:r>
      <w:del w:id="67" w:author="Paul Marshall" w:date="2018-07-30T10:19:00Z">
        <w:r w:rsidDel="0010429B">
          <w:delText>(</w:delText>
        </w:r>
      </w:del>
      <w:r>
        <w:t xml:space="preserve">This helps keep the TCO low, as </w:t>
      </w:r>
      <w:ins w:id="68" w:author="Paul Marshall" w:date="2018-07-26T11:53:00Z">
        <w:r w:rsidR="009126DA">
          <w:t>it results in fewer IT assets to manage</w:t>
        </w:r>
      </w:ins>
      <w:del w:id="69" w:author="Paul Marshall" w:date="2018-07-26T11:53:00Z">
        <w:r w:rsidDel="009126DA">
          <w:delText>its less IT assets to manage.)</w:delText>
        </w:r>
      </w:del>
      <w:ins w:id="70" w:author="Paul Marshall" w:date="2018-07-26T11:53:00Z">
        <w:r w:rsidR="009126DA">
          <w:t>.</w:t>
        </w:r>
      </w:ins>
      <w:r>
        <w:t xml:space="preserve">  If </w:t>
      </w:r>
      <w:del w:id="71" w:author="Paul Marshall" w:date="2018-07-30T10:20:00Z">
        <w:r w:rsidDel="0010429B">
          <w:delText xml:space="preserve">the </w:delText>
        </w:r>
      </w:del>
      <w:ins w:id="72" w:author="Paul Marshall" w:date="2018-07-30T10:20:00Z">
        <w:r w:rsidR="0010429B">
          <w:t>an</w:t>
        </w:r>
        <w:r w:rsidR="0010429B">
          <w:t xml:space="preserve"> </w:t>
        </w:r>
      </w:ins>
      <w:r>
        <w:t>existing API is a “near fit</w:t>
      </w:r>
      <w:ins w:id="73" w:author="Paul Marshall" w:date="2018-07-26T11:53:00Z">
        <w:r w:rsidR="005231E6">
          <w:t>,</w:t>
        </w:r>
      </w:ins>
      <w:r>
        <w:t>”</w:t>
      </w:r>
      <w:del w:id="74" w:author="Paul Marshall" w:date="2018-07-26T11:53:00Z">
        <w:r w:rsidDel="005231E6">
          <w:delText>,</w:delText>
        </w:r>
      </w:del>
      <w:r>
        <w:t xml:space="preserve"> but not an “exact fit</w:t>
      </w:r>
      <w:ins w:id="75" w:author="Paul Marshall" w:date="2018-07-26T11:54:00Z">
        <w:r w:rsidR="009126DA">
          <w:t>,</w:t>
        </w:r>
      </w:ins>
      <w:r>
        <w:t>”</w:t>
      </w:r>
      <w:del w:id="76" w:author="Paul Marshall" w:date="2018-07-26T11:54:00Z">
        <w:r w:rsidDel="009126DA">
          <w:delText>,</w:delText>
        </w:r>
      </w:del>
      <w:r>
        <w:t xml:space="preserve"> the API </w:t>
      </w:r>
      <w:r w:rsidR="005E02A1">
        <w:t>Consumer</w:t>
      </w:r>
      <w:r>
        <w:t xml:space="preserve"> should consider requesting</w:t>
      </w:r>
      <w:ins w:id="77" w:author="Paul Marshall" w:date="2018-07-26T11:55:00Z">
        <w:r w:rsidR="009126DA">
          <w:t xml:space="preserve"> the </w:t>
        </w:r>
      </w:ins>
      <w:del w:id="78" w:author="Paul Marshall" w:date="2018-07-26T11:55:00Z">
        <w:r w:rsidDel="009126DA">
          <w:delText xml:space="preserve"> to the </w:delText>
        </w:r>
      </w:del>
      <w:r>
        <w:t>API Provider</w:t>
      </w:r>
      <w:del w:id="79" w:author="Paul Marshall" w:date="2018-07-26T11:55:00Z">
        <w:r w:rsidDel="009126DA">
          <w:delText xml:space="preserve"> to</w:delText>
        </w:r>
      </w:del>
      <w:r>
        <w:t xml:space="preserve"> make a change to the existing API </w:t>
      </w:r>
      <w:ins w:id="80" w:author="Paul Marshall" w:date="2018-07-30T10:21:00Z">
        <w:r w:rsidR="0010429B">
          <w:t>to</w:t>
        </w:r>
      </w:ins>
      <w:del w:id="81" w:author="Paul Marshall" w:date="2018-07-30T10:21:00Z">
        <w:r w:rsidDel="0010429B">
          <w:delText>or</w:delText>
        </w:r>
      </w:del>
      <w:r>
        <w:t xml:space="preserve"> create a new</w:t>
      </w:r>
      <w:ins w:id="82" w:author="Paul Marshall" w:date="2018-07-30T10:21:00Z">
        <w:r w:rsidR="0010429B">
          <w:t xml:space="preserve"> version of the</w:t>
        </w:r>
      </w:ins>
      <w:r>
        <w:t xml:space="preserve"> API that is an “exact fit</w:t>
      </w:r>
      <w:ins w:id="83" w:author="Paul Marshall" w:date="2018-07-26T11:55:00Z">
        <w:r w:rsidR="009126DA">
          <w:t>,</w:t>
        </w:r>
      </w:ins>
      <w:r w:rsidR="005E02A1">
        <w:t>”</w:t>
      </w:r>
      <w:del w:id="84" w:author="Paul Marshall" w:date="2018-07-26T11:55:00Z">
        <w:r w:rsidR="005E02A1" w:rsidDel="009126DA">
          <w:delText>,</w:delText>
        </w:r>
      </w:del>
      <w:r>
        <w:t xml:space="preserve"> instead of the API Consumer requesting a</w:t>
      </w:r>
      <w:del w:id="85" w:author="Paul Marshall" w:date="2018-07-26T11:56:00Z">
        <w:r w:rsidDel="009126DA">
          <w:delText xml:space="preserve"> net</w:delText>
        </w:r>
      </w:del>
      <w:r>
        <w:t xml:space="preserve"> new API</w:t>
      </w:r>
      <w:del w:id="86" w:author="Paul Marshall" w:date="2018-07-26T11:56:00Z">
        <w:r w:rsidDel="009126DA">
          <w:delText xml:space="preserve"> engineered from the Provider</w:delText>
        </w:r>
      </w:del>
      <w:r>
        <w:t>.</w:t>
      </w:r>
    </w:p>
    <w:p w14:paraId="168C0833" w14:textId="77777777" w:rsidR="00163813" w:rsidRDefault="00163813" w:rsidP="00163813">
      <w:pPr>
        <w:pStyle w:val="ListParagraph"/>
      </w:pPr>
    </w:p>
    <w:p w14:paraId="15234F4B" w14:textId="4DB0A715" w:rsidR="00163813" w:rsidRDefault="005E02A1" w:rsidP="00163813">
      <w:pPr>
        <w:pStyle w:val="ListParagraph"/>
        <w:numPr>
          <w:ilvl w:val="0"/>
          <w:numId w:val="10"/>
        </w:numPr>
      </w:pPr>
      <w:r>
        <w:t>Microservices</w:t>
      </w:r>
      <w:r w:rsidR="00163813">
        <w:t xml:space="preserve"> architecture allows for fine grained API</w:t>
      </w:r>
      <w:del w:id="87" w:author="Paul Marshall" w:date="2018-07-26T11:57:00Z">
        <w:r w:rsidR="00163813" w:rsidDel="009126DA">
          <w:delText>’</w:delText>
        </w:r>
      </w:del>
      <w:r w:rsidR="00163813">
        <w:t>s (</w:t>
      </w:r>
      <w:del w:id="88" w:author="Paul Marshall" w:date="2018-07-26T11:57:00Z">
        <w:r w:rsidR="00163813" w:rsidDel="009126DA">
          <w:delText xml:space="preserve">or </w:delText>
        </w:r>
      </w:del>
      <w:ins w:id="89" w:author="Paul Marshall" w:date="2018-07-26T11:57:00Z">
        <w:r w:rsidR="009126DA">
          <w:t xml:space="preserve">i.e. </w:t>
        </w:r>
      </w:ins>
      <w:del w:id="90" w:author="Paul Marshall" w:date="2018-07-26T11:57:00Z">
        <w:r w:rsidR="00163813" w:rsidDel="009126DA">
          <w:delText>“</w:delText>
        </w:r>
      </w:del>
      <w:r w:rsidR="00163813">
        <w:t>Services) to be built and composed upon in a</w:t>
      </w:r>
      <w:ins w:id="91" w:author="Paul Marshall" w:date="2018-07-30T10:22:00Z">
        <w:r w:rsidR="0010429B">
          <w:t xml:space="preserve"> component</w:t>
        </w:r>
      </w:ins>
      <w:ins w:id="92" w:author="Paul Marshall" w:date="2018-07-30T10:23:00Z">
        <w:r w:rsidR="0010429B">
          <w:t xml:space="preserve"> building-block</w:t>
        </w:r>
      </w:ins>
      <w:r w:rsidR="00163813">
        <w:t xml:space="preserve"> </w:t>
      </w:r>
      <w:del w:id="93" w:author="Paul Marshall" w:date="2018-07-30T10:23:00Z">
        <w:r w:rsidR="00163813" w:rsidDel="0010429B">
          <w:delText>“</w:delText>
        </w:r>
        <w:r w:rsidDel="0010429B">
          <w:delText>Lego</w:delText>
        </w:r>
      </w:del>
      <w:del w:id="94" w:author="Paul Marshall" w:date="2018-07-26T11:57:00Z">
        <w:r w:rsidR="00163813" w:rsidDel="009126DA">
          <w:delText>-</w:delText>
        </w:r>
      </w:del>
      <w:del w:id="95" w:author="Paul Marshall" w:date="2018-07-30T10:23:00Z">
        <w:r w:rsidR="00163813" w:rsidDel="0010429B">
          <w:delText xml:space="preserve">building block” </w:delText>
        </w:r>
      </w:del>
      <w:r w:rsidR="00163813">
        <w:t xml:space="preserve">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w:t>
      </w:r>
      <w:commentRangeStart w:id="96"/>
      <w:r w:rsidR="00163813">
        <w:t xml:space="preserve">orchestrate </w:t>
      </w:r>
      <w:commentRangeEnd w:id="96"/>
      <w:r w:rsidR="004D2FE8">
        <w:rPr>
          <w:rStyle w:val="CommentReference"/>
        </w:rPr>
        <w:commentReference w:id="96"/>
      </w:r>
      <w:r w:rsidR="00163813">
        <w:t xml:space="preserve">and manage the business process, thereby making the </w:t>
      </w:r>
      <w:del w:id="97" w:author="Paul Marshall" w:date="2018-07-26T12:03:00Z">
        <w:r w:rsidR="00163813" w:rsidDel="009126DA">
          <w:delText xml:space="preserve">end </w:delText>
        </w:r>
      </w:del>
      <w:ins w:id="98" w:author="Paul Marshall" w:date="2018-07-26T12:03:00Z">
        <w:r w:rsidR="009126DA">
          <w:t>end-</w:t>
        </w:r>
      </w:ins>
      <w:del w:id="99" w:author="Paul Marshall" w:date="2018-07-26T12:03:00Z">
        <w:r w:rsidR="00163813" w:rsidDel="009126DA">
          <w:delText xml:space="preserve">to </w:delText>
        </w:r>
      </w:del>
      <w:ins w:id="100" w:author="Paul Marshall" w:date="2018-07-26T12:03:00Z">
        <w:r w:rsidR="009126DA">
          <w:t>to-</w:t>
        </w:r>
      </w:ins>
      <w:r w:rsidR="00163813">
        <w:t>end business process and orchestration of Business Services enabled by API</w:t>
      </w:r>
      <w:del w:id="101" w:author="Paul Marshall" w:date="2018-07-26T12:36:00Z">
        <w:r w:rsidR="00163813" w:rsidDel="00F13334">
          <w:delText>’</w:delText>
        </w:r>
      </w:del>
      <w:r w:rsidR="00163813">
        <w:t xml:space="preserve">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102"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102"/>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6"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452A42D8" w14:textId="77777777" w:rsidR="00163813" w:rsidRDefault="00163813" w:rsidP="00163813">
      <w:pPr>
        <w:pStyle w:val="ListParagraph"/>
      </w:pPr>
    </w:p>
    <w:p w14:paraId="01533802" w14:textId="26A69B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ins w:id="103" w:author="Paul Marshall" w:date="2018-07-26T12:41:00Z">
        <w:r w:rsidR="00B035EB">
          <w:t xml:space="preserve">and </w:t>
        </w:r>
      </w:ins>
      <w:r>
        <w:t>API</w:t>
      </w:r>
      <w:del w:id="104" w:author="Paul Marshall" w:date="2018-07-26T12:40:00Z">
        <w:r w:rsidDel="00B035EB">
          <w:delText>’</w:delText>
        </w:r>
      </w:del>
      <w:r>
        <w:t xml:space="preserve">s that are not separated.  This type of architecture can be inflexible, difficult to maintain, challenging to test, prohibit re-usability or composability, and can be inefficient </w:t>
      </w:r>
      <w:ins w:id="105" w:author="Paul Marshall" w:date="2018-07-26T12:41:00Z">
        <w:r w:rsidR="00B035EB">
          <w:t xml:space="preserve">or deficient </w:t>
        </w:r>
      </w:ins>
      <w:r>
        <w:t>during runtime</w:t>
      </w:r>
      <w:del w:id="106" w:author="Paul Marshall" w:date="2018-07-26T12:41:00Z">
        <w:r w:rsidDel="00B035EB">
          <w:delText xml:space="preserve"> as well (i.e. </w:delText>
        </w:r>
        <w:r w:rsidR="005E02A1" w:rsidDel="00B035EB">
          <w:delText>deficient performance</w:delText>
        </w:r>
        <w:r w:rsidDel="00B035EB">
          <w:delText>)</w:delText>
        </w:r>
      </w:del>
      <w:r>
        <w:t>.</w:t>
      </w:r>
    </w:p>
    <w:p w14:paraId="7098488A" w14:textId="77777777" w:rsidR="00163813" w:rsidRDefault="00163813" w:rsidP="00163813">
      <w:pPr>
        <w:pStyle w:val="Caption"/>
        <w:keepNext/>
        <w:jc w:val="center"/>
      </w:pPr>
      <w:bookmarkStart w:id="107"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107"/>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7"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108"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108"/>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8"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77777777" w:rsidR="00163813" w:rsidRDefault="00163813" w:rsidP="00163813">
      <w:pPr>
        <w:pStyle w:val="ListParagraph"/>
        <w:numPr>
          <w:ilvl w:val="0"/>
          <w:numId w:val="10"/>
        </w:numPr>
      </w:pPr>
      <w:r>
        <w:t>New Applications, User Interfaces, and other User-centric solutions (i.e. Mobile, Portals, Extranets, Intranets) shall be a mash-up of API</w:t>
      </w:r>
      <w:del w:id="109" w:author="Paul Marshall" w:date="2018-07-26T12:45:00Z">
        <w:r w:rsidDel="00B035EB">
          <w:delText>’</w:delText>
        </w:r>
      </w:del>
      <w:r>
        <w:t>s to create the solution.  There shall not be integrations or middle-tier IT assets created directly from UI to data sources.  Instead, the UI shall consume API</w:t>
      </w:r>
      <w:del w:id="110" w:author="Paul Marshall" w:date="2018-07-26T12:45:00Z">
        <w:r w:rsidDel="00B035EB">
          <w:delText>’</w:delText>
        </w:r>
      </w:del>
      <w:r>
        <w:t>s that provide all the middle-tier logic and data.</w:t>
      </w:r>
    </w:p>
    <w:p w14:paraId="387C9073" w14:textId="77777777" w:rsidR="00163813" w:rsidRDefault="00163813" w:rsidP="00163813">
      <w:pPr>
        <w:pStyle w:val="ListParagraph"/>
      </w:pPr>
    </w:p>
    <w:p w14:paraId="1DBE6C83" w14:textId="77777777" w:rsidR="00163813" w:rsidRDefault="00163813" w:rsidP="00163813">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111"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111"/>
    </w:p>
    <w:p w14:paraId="02EF7A58" w14:textId="77777777" w:rsidR="00163813" w:rsidRDefault="00163813" w:rsidP="00163813">
      <w:pPr>
        <w:pStyle w:val="ListParagraph"/>
        <w:jc w:val="center"/>
      </w:pPr>
      <w:r>
        <w:rPr>
          <w:noProof/>
        </w:rPr>
        <w:drawing>
          <wp:inline distT="0" distB="0" distL="0" distR="0" wp14:anchorId="5D2B8F10" wp14:editId="6B1C4F92">
            <wp:extent cx="3714750" cy="2381250"/>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4750" cy="2381250"/>
                    </a:xfrm>
                    <a:prstGeom prst="rect">
                      <a:avLst/>
                    </a:prstGeom>
                    <a:noFill/>
                    <a:ln>
                      <a:noFill/>
                    </a:ln>
                  </pic:spPr>
                </pic:pic>
              </a:graphicData>
            </a:graphic>
          </wp:inline>
        </w:drawing>
      </w:r>
    </w:p>
    <w:p w14:paraId="38353CA3" w14:textId="77777777" w:rsidR="00163813" w:rsidRDefault="00163813" w:rsidP="00163813"/>
    <w:p w14:paraId="6D641BAC" w14:textId="45ED13BE" w:rsidR="00163813" w:rsidRDefault="00163813" w:rsidP="00163813">
      <w:pPr>
        <w:ind w:left="720"/>
      </w:pPr>
      <w:r w:rsidRPr="000641DF">
        <w:rPr>
          <w:u w:val="single"/>
        </w:rPr>
        <w:t>Experience:</w:t>
      </w:r>
      <w:r>
        <w:t xml:space="preserve"> Consumption ready API for User Interface consumers and Trading Partner consumers</w:t>
      </w:r>
      <w:ins w:id="112" w:author="Paul Marshall" w:date="2018-07-26T12:47:00Z">
        <w:r w:rsidR="00D9750D">
          <w:t>.</w:t>
        </w:r>
      </w:ins>
    </w:p>
    <w:p w14:paraId="348679E4" w14:textId="77777777" w:rsidR="00163813" w:rsidRDefault="00163813" w:rsidP="00163813">
      <w:pPr>
        <w:pStyle w:val="NormalWeb"/>
        <w:ind w:left="720"/>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25FEE297" w14:textId="77777777" w:rsidR="00163813" w:rsidRDefault="00163813" w:rsidP="00163813">
      <w:pPr>
        <w:ind w:left="720"/>
      </w:pPr>
      <w:r w:rsidRPr="000641DF">
        <w:rPr>
          <w:u w:val="single"/>
        </w:rPr>
        <w:t xml:space="preserve">System:  </w:t>
      </w:r>
      <w:r>
        <w:t>The most granular layer that represents interaction with data sources/systems of record and consumer/destinations systems.</w:t>
      </w:r>
    </w:p>
    <w:p w14:paraId="3E478EA0" w14:textId="4EEE8174" w:rsidR="00163813" w:rsidDel="007C2F14" w:rsidRDefault="00163813" w:rsidP="00163813">
      <w:pPr>
        <w:rPr>
          <w:del w:id="113" w:author="Paul Marshall" w:date="2018-07-26T13:23:00Z"/>
        </w:rPr>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1B56357E" w14:textId="77777777" w:rsidR="00163813" w:rsidRDefault="00163813" w:rsidP="00163813">
      <w:pPr>
        <w:pStyle w:val="ListParagraph"/>
      </w:pPr>
    </w:p>
    <w:p w14:paraId="554ED2A7" w14:textId="227087C9" w:rsidR="00163813" w:rsidRDefault="00163813" w:rsidP="00163813">
      <w:pPr>
        <w:numPr>
          <w:ilvl w:val="0"/>
          <w:numId w:val="13"/>
        </w:numPr>
        <w:spacing w:before="100" w:beforeAutospacing="1" w:after="100" w:afterAutospacing="1" w:line="240" w:lineRule="auto"/>
        <w:rPr>
          <w:rFonts w:eastAsia="Times New Roman"/>
        </w:rPr>
      </w:pPr>
      <w:r>
        <w:t>API</w:t>
      </w:r>
      <w:del w:id="114" w:author="Paul Marshall" w:date="2018-07-30T11:23:00Z">
        <w:r w:rsidDel="00F81E06">
          <w:delText>’</w:delText>
        </w:r>
      </w:del>
      <w:r>
        <w:t xml:space="preserve">s can support </w:t>
      </w:r>
      <w:ins w:id="115" w:author="Paul Marshall" w:date="2018-07-30T11:23:00Z">
        <w:r w:rsidR="00F81E06">
          <w:t xml:space="preserve">a plethora of </w:t>
        </w:r>
      </w:ins>
      <w:del w:id="116" w:author="Paul Marshall" w:date="2018-07-30T11:23:00Z">
        <w:r w:rsidDel="00F81E06">
          <w:delText xml:space="preserve">pretty much any types of </w:delText>
        </w:r>
      </w:del>
      <w:r>
        <w:t>data format</w:t>
      </w:r>
      <w:ins w:id="117" w:author="Paul Marshall" w:date="2018-07-30T11:23:00Z">
        <w:r w:rsidR="00F81E06">
          <w:t>s</w:t>
        </w:r>
      </w:ins>
      <w:r>
        <w:t xml:space="preserve"> but predominantly JSON is preferred. </w:t>
      </w:r>
      <w:r>
        <w:rPr>
          <w:rFonts w:eastAsia="Times New Roman"/>
        </w:rPr>
        <w:t>Micro service is normally exposed as HTTP(s) service</w:t>
      </w:r>
      <w:ins w:id="118" w:author="Paul Marshall" w:date="2018-07-30T11:23:00Z">
        <w:r w:rsidR="00F81E06">
          <w:rPr>
            <w:rFonts w:eastAsia="Times New Roman"/>
          </w:rPr>
          <w:t>.</w:t>
        </w:r>
      </w:ins>
    </w:p>
    <w:p w14:paraId="4BF42D21" w14:textId="77777777" w:rsidR="00163813" w:rsidRDefault="00163813" w:rsidP="00163813">
      <w:pPr>
        <w:rPr>
          <w:rFonts w:asciiTheme="majorHAnsi" w:eastAsiaTheme="majorEastAsia" w:hAnsiTheme="majorHAnsi" w:cstheme="majorBidi"/>
          <w:color w:val="2F5496" w:themeColor="accent1" w:themeShade="BF"/>
          <w:sz w:val="32"/>
          <w:szCs w:val="32"/>
        </w:rPr>
      </w:pP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119" w:name="_Toc497810817"/>
      <w:r>
        <w:br w:type="page"/>
      </w:r>
    </w:p>
    <w:p w14:paraId="108A611F" w14:textId="77777777" w:rsidR="00163813" w:rsidRDefault="00163813" w:rsidP="00163813">
      <w:pPr>
        <w:pStyle w:val="Heading1"/>
      </w:pPr>
      <w:r>
        <w:lastRenderedPageBreak/>
        <w:t xml:space="preserve">Tenet #4: Integration Solutions are fundamental to any </w:t>
      </w:r>
      <w:r w:rsidR="000E4AEA">
        <w:t>VA</w:t>
      </w:r>
      <w:r>
        <w:t xml:space="preserve"> IT initiative</w:t>
      </w:r>
      <w:bookmarkEnd w:id="119"/>
    </w:p>
    <w:p w14:paraId="27BC973D" w14:textId="77777777" w:rsidR="00163813" w:rsidRDefault="00163813" w:rsidP="00163813"/>
    <w:p w14:paraId="0902C2C0" w14:textId="77777777" w:rsidR="00163813" w:rsidRDefault="00163813" w:rsidP="00163813">
      <w:commentRangeStart w:id="120"/>
      <w:r>
        <w:t xml:space="preserve">The paradigm </w:t>
      </w:r>
      <w:r w:rsidR="005E02A1">
        <w:t>shifts</w:t>
      </w:r>
      <w:r>
        <w:t xml:space="preserve"> to allow</w:t>
      </w:r>
      <w:commentRangeEnd w:id="120"/>
      <w:r w:rsidR="006A3DAD">
        <w:rPr>
          <w:rStyle w:val="CommentReference"/>
        </w:rPr>
        <w:commentReference w:id="120"/>
      </w:r>
    </w:p>
    <w:p w14:paraId="49F5ED15" w14:textId="77777777" w:rsidR="00163813" w:rsidRDefault="00163813" w:rsidP="00163813">
      <w:pPr>
        <w:pStyle w:val="Caption"/>
        <w:keepNext/>
        <w:jc w:val="center"/>
      </w:pPr>
      <w:bookmarkStart w:id="121"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121"/>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443A6C61" w14:textId="4EF09AFB" w:rsidR="00163813" w:rsidRDefault="00163813" w:rsidP="00163813">
      <w:pPr>
        <w:pStyle w:val="ListParagraph"/>
        <w:numPr>
          <w:ilvl w:val="0"/>
          <w:numId w:val="10"/>
        </w:numPr>
      </w:pPr>
      <w:r>
        <w:t xml:space="preserve">Any IT solution that is being built at </w:t>
      </w:r>
      <w:r w:rsidR="000E4AEA">
        <w:t>VA</w:t>
      </w:r>
      <w:del w:id="122" w:author="Paul Marshall" w:date="2018-07-26T13:24:00Z">
        <w:r w:rsidDel="006A3DAD">
          <w:delText>,</w:delText>
        </w:r>
      </w:del>
      <w:r>
        <w:t xml:space="preserve"> should leverage “Integration Solutions” early in the project charter, and not at the end of the project initiative.  Integration Solutions should be analyzed upfront, and the possibility of re-usability of existing Integration Solutions should be explored.</w:t>
      </w:r>
    </w:p>
    <w:p w14:paraId="105C9B2F" w14:textId="77777777" w:rsidR="00163813" w:rsidRDefault="00163813" w:rsidP="00163813">
      <w:pPr>
        <w:pStyle w:val="ListParagraph"/>
      </w:pPr>
    </w:p>
    <w:p w14:paraId="4BBA1AA9" w14:textId="5D3A58D7" w:rsidR="00163813" w:rsidRDefault="00163813" w:rsidP="00163813">
      <w:pPr>
        <w:pStyle w:val="ListParagraph"/>
        <w:numPr>
          <w:ilvl w:val="0"/>
          <w:numId w:val="10"/>
        </w:numPr>
      </w:pPr>
      <w:r>
        <w:t xml:space="preserve">Contract First Design approach:  The API contract is developed before the API inner logic is </w:t>
      </w:r>
      <w:del w:id="123" w:author="Paul Marshall" w:date="2018-07-26T13:31:00Z">
        <w:r w:rsidDel="006A3DAD">
          <w:delText>developer</w:delText>
        </w:r>
      </w:del>
      <w:ins w:id="124" w:author="Paul Marshall" w:date="2018-07-26T13:31:00Z">
        <w:r w:rsidR="006A3DAD">
          <w:t>developed</w:t>
        </w:r>
      </w:ins>
      <w:r>
        <w:t>.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w:t>
      </w:r>
      <w:del w:id="125" w:author="Paul Marshall" w:date="2018-07-26T13:32:00Z">
        <w:r w:rsidDel="006A3DAD">
          <w:delText>ed</w:delText>
        </w:r>
      </w:del>
      <w:r>
        <w:t xml:space="preserve"> feedback and validation with the consuming systems</w:t>
      </w:r>
      <w:del w:id="126" w:author="Paul Marshall" w:date="2018-07-26T13:32:00Z">
        <w:r w:rsidDel="006A3DAD">
          <w:delText>,</w:delText>
        </w:r>
      </w:del>
      <w:r>
        <w:t xml:space="preserve"> in parallel </w:t>
      </w:r>
      <w:del w:id="127" w:author="Paul Marshall" w:date="2018-07-26T13:33:00Z">
        <w:r w:rsidDel="006A3DAD">
          <w:delText xml:space="preserve">while </w:delText>
        </w:r>
      </w:del>
      <w:ins w:id="128" w:author="Paul Marshall" w:date="2018-07-26T13:33:00Z">
        <w:r w:rsidR="006A3DAD">
          <w:t xml:space="preserve">with </w:t>
        </w:r>
      </w:ins>
      <w:r>
        <w:t>the development team</w:t>
      </w:r>
      <w:del w:id="129" w:author="Paul Marshall" w:date="2018-07-26T13:33:00Z">
        <w:r w:rsidDel="006A3DAD">
          <w:delText xml:space="preserve"> is</w:delText>
        </w:r>
      </w:del>
      <w:r>
        <w:t xml:space="preserve">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1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1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1A8EE8FA" w:rsidR="00163813" w:rsidRDefault="00163813" w:rsidP="00163813">
      <w:pPr>
        <w:pStyle w:val="NormalWeb"/>
        <w:ind w:left="360"/>
      </w:pPr>
      <w:r>
        <w:t>A single RAML file can define more than one API but it</w:t>
      </w:r>
      <w:del w:id="131" w:author="Paul Marshall" w:date="2018-07-26T13:33:00Z">
        <w:r w:rsidDel="00583B48">
          <w:delText>'</w:delText>
        </w:r>
      </w:del>
      <w:r>
        <w:t>s recommended to group related API</w:t>
      </w:r>
      <w:del w:id="132" w:author="Paul Marshall" w:date="2018-07-26T13:33:00Z">
        <w:r w:rsidDel="00583B48">
          <w:delText>’</w:delText>
        </w:r>
      </w:del>
      <w:r>
        <w:t xml:space="preserve">s together into a </w:t>
      </w:r>
      <w:ins w:id="133" w:author="Paul Marshall" w:date="2018-07-26T13:34:00Z">
        <w:r w:rsidR="00583B48">
          <w:t xml:space="preserve">single </w:t>
        </w:r>
      </w:ins>
      <w:r>
        <w:t xml:space="preserve">RAML file. </w:t>
      </w:r>
      <w:ins w:id="134" w:author="Paul Marshall" w:date="2018-07-26T13:34:00Z">
        <w:r w:rsidR="00583B48">
          <w:t xml:space="preserve">For example, </w:t>
        </w:r>
      </w:ins>
      <w:del w:id="135" w:author="Paul Marshall" w:date="2018-07-26T13:34:00Z">
        <w:r w:rsidDel="00583B48">
          <w:delText xml:space="preserve">So, </w:delText>
        </w:r>
      </w:del>
      <w:r>
        <w:t>all product related API</w:t>
      </w:r>
      <w:del w:id="136" w:author="Paul Marshall" w:date="2018-07-26T13:34:00Z">
        <w:r w:rsidDel="00583B48">
          <w:delText>’</w:delText>
        </w:r>
      </w:del>
      <w:r>
        <w:t>s can be developed in single product.raml and all customer related API</w:t>
      </w:r>
      <w:del w:id="137" w:author="Paul Marshall" w:date="2018-07-26T13:34:00Z">
        <w:r w:rsidDel="00583B48">
          <w:delText>’</w:delText>
        </w:r>
      </w:del>
      <w:r>
        <w:t>s can be implemented in customer.raml</w:t>
      </w:r>
    </w:p>
    <w:p w14:paraId="4571460C" w14:textId="77777777" w:rsidR="00163813" w:rsidRDefault="00163813" w:rsidP="00163813">
      <w:pPr>
        <w:pStyle w:val="Heading1"/>
      </w:pPr>
      <w:r>
        <w:br w:type="page"/>
      </w:r>
      <w:bookmarkStart w:id="138" w:name="_Toc497810818"/>
      <w:r>
        <w:lastRenderedPageBreak/>
        <w:t>Tenet #5: Architecture drives Integration Solutions</w:t>
      </w:r>
      <w:bookmarkEnd w:id="138"/>
    </w:p>
    <w:p w14:paraId="25990284" w14:textId="77777777" w:rsidR="00163813" w:rsidRDefault="00163813" w:rsidP="00163813"/>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7493D830" w14:textId="77777777" w:rsidR="00163813" w:rsidRDefault="00163813" w:rsidP="00163813">
      <w:pPr>
        <w:pStyle w:val="ListParagraph"/>
      </w:pPr>
    </w:p>
    <w:p w14:paraId="66D99CFA" w14:textId="77777777" w:rsidR="00163813" w:rsidRDefault="00163813" w:rsidP="00163813">
      <w:pPr>
        <w:pStyle w:val="ListParagraph"/>
        <w:numPr>
          <w:ilvl w:val="0"/>
          <w:numId w:val="11"/>
        </w:numPr>
      </w:pPr>
      <w:r>
        <w:t>Performance: The ability of the API to meet its SLA</w:t>
      </w:r>
      <w:del w:id="139" w:author="Paul Marshall" w:date="2018-07-30T11:32:00Z">
        <w:r w:rsidDel="00BA7997">
          <w:delText>’</w:delText>
        </w:r>
      </w:del>
      <w:r>
        <w:t>s</w:t>
      </w:r>
    </w:p>
    <w:p w14:paraId="45680042" w14:textId="77777777" w:rsidR="00163813" w:rsidRDefault="00163813" w:rsidP="00163813"/>
    <w:p w14:paraId="41DEAADC" w14:textId="77777777" w:rsidR="00163813" w:rsidRDefault="00163813" w:rsidP="00163813">
      <w:pPr>
        <w:pStyle w:val="ListParagraph"/>
        <w:numPr>
          <w:ilvl w:val="0"/>
          <w:numId w:val="11"/>
        </w:numPr>
      </w:pPr>
      <w:r>
        <w:t>Transaction Management: The ability to ensure the data will reach its destination.</w:t>
      </w:r>
    </w:p>
    <w:p w14:paraId="164D8D52" w14:textId="77777777" w:rsidR="00163813" w:rsidRDefault="00163813" w:rsidP="00163813"/>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20A9F562" w14:textId="77777777" w:rsidR="00163813" w:rsidRDefault="00163813" w:rsidP="00163813"/>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73F50C29" w14:textId="77777777" w:rsidR="00163813" w:rsidRDefault="00163813" w:rsidP="00163813">
      <w:pPr>
        <w:pStyle w:val="ListParagraph"/>
      </w:pPr>
    </w:p>
    <w:p w14:paraId="1AE07A95" w14:textId="77777777" w:rsidR="00163813" w:rsidRDefault="00163813" w:rsidP="00163813"/>
    <w:p w14:paraId="30CB5902" w14:textId="77777777" w:rsidR="00163813" w:rsidRDefault="00163813" w:rsidP="00163813">
      <w:r>
        <w:t>Some of the more specific design patterns to leverage include:</w:t>
      </w:r>
    </w:p>
    <w:p w14:paraId="04226205" w14:textId="77777777" w:rsidR="00163813" w:rsidRDefault="00163813" w:rsidP="00163813"/>
    <w:p w14:paraId="36170773" w14:textId="77777777" w:rsidR="00163813" w:rsidRDefault="00163813" w:rsidP="00163813">
      <w:pPr>
        <w:numPr>
          <w:ilvl w:val="0"/>
          <w:numId w:val="14"/>
        </w:numPr>
        <w:spacing w:after="0" w:line="240" w:lineRule="auto"/>
        <w:rPr>
          <w:rFonts w:eastAsia="Times New Roman"/>
        </w:rPr>
      </w:pPr>
      <w:r w:rsidRPr="007D1B4A">
        <w:rPr>
          <w:u w:val="single"/>
        </w:rPr>
        <w:t>Canonical:</w:t>
      </w:r>
      <w:r>
        <w:t xml:space="preserve">  Universal data model that represents the business process, through a data object.  </w:t>
      </w:r>
      <w:commentRangeStart w:id="140"/>
      <w:r>
        <w:t>Acts</w:t>
      </w:r>
      <w:commentRangeEnd w:id="140"/>
      <w:r w:rsidR="00BA7997">
        <w:rPr>
          <w:rStyle w:val="CommentReference"/>
        </w:rPr>
        <w:commentReference w:id="140"/>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BA7997">
      <w:pPr>
        <w:spacing w:after="0" w:line="240" w:lineRule="auto"/>
        <w:ind w:left="360"/>
        <w:rPr>
          <w:rFonts w:eastAsia="Times New Roman"/>
        </w:rPr>
        <w:pPrChange w:id="141" w:author="Paul Marshall" w:date="2018-07-30T11:33:00Z">
          <w:pPr>
            <w:spacing w:after="0" w:line="240" w:lineRule="auto"/>
            <w:ind w:left="720"/>
          </w:pPr>
        </w:pPrChange>
      </w:pPr>
      <w:ins w:id="142" w:author="Paul Marshall" w:date="2018-07-30T11:33:00Z">
        <w:r>
          <w:rPr>
            <w:rFonts w:eastAsia="Times New Roman"/>
          </w:rPr>
          <w:br/>
        </w:r>
      </w:ins>
      <w:r w:rsidR="00163813">
        <w:rPr>
          <w:rFonts w:eastAsia="Times New Roman"/>
        </w:rPr>
        <w:t>Design should identify and separate components based on volatility and capability, minimizing dependencies</w:t>
      </w:r>
    </w:p>
    <w:p w14:paraId="1B3F184B" w14:textId="77777777" w:rsidR="00163813" w:rsidRDefault="00163813" w:rsidP="00163813">
      <w:pPr>
        <w:spacing w:after="0" w:line="240" w:lineRule="auto"/>
        <w:ind w:left="720"/>
        <w:rPr>
          <w:rFonts w:eastAsia="Times New Roman"/>
        </w:rPr>
      </w:pPr>
    </w:p>
    <w:p w14:paraId="5E93A63F" w14:textId="77777777" w:rsidR="00163813" w:rsidRDefault="00163813" w:rsidP="00163813">
      <w:pPr>
        <w:spacing w:after="0" w:line="240" w:lineRule="auto"/>
        <w:ind w:left="720"/>
        <w:rPr>
          <w:rFonts w:eastAsia="Times New Roman"/>
        </w:rPr>
      </w:pP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421166FB"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del w:id="143" w:author="Paul Marshall" w:date="2018-07-30T11:35:00Z">
        <w:r w:rsidR="00163813" w:rsidDel="00BA7997">
          <w:rPr>
            <w:rFonts w:eastAsia="Times New Roman"/>
          </w:rPr>
          <w:delText xml:space="preserve">such as </w:delText>
        </w:r>
      </w:del>
      <w:ins w:id="144" w:author="Paul Marshall" w:date="2018-07-30T11:35:00Z">
        <w:r w:rsidR="00BA7997">
          <w:rPr>
            <w:rFonts w:eastAsia="Times New Roman"/>
          </w:rPr>
          <w:t xml:space="preserve">e.g. </w:t>
        </w:r>
      </w:ins>
      <w:r w:rsidR="00163813">
        <w:rPr>
          <w:rFonts w:eastAsia="Times New Roman"/>
        </w:rPr>
        <w:t>API</w:t>
      </w:r>
      <w:del w:id="145" w:author="Paul Marshall" w:date="2018-07-30T11:35:00Z">
        <w:r w:rsidR="00163813" w:rsidDel="00BA7997">
          <w:rPr>
            <w:rFonts w:eastAsia="Times New Roman"/>
          </w:rPr>
          <w:delText>’</w:delText>
        </w:r>
      </w:del>
      <w:r w:rsidR="00163813">
        <w:rPr>
          <w:rFonts w:eastAsia="Times New Roman"/>
        </w:rPr>
        <w:t>s, queues, or other architecture components) are separated and categorized for Provider and Consumer, and are connected through an independent mediation component (</w:t>
      </w:r>
      <w:ins w:id="146" w:author="Paul Marshall" w:date="2018-07-30T11:35:00Z">
        <w:r w:rsidR="00BA7997">
          <w:rPr>
            <w:rFonts w:eastAsia="Times New Roman"/>
          </w:rPr>
          <w:t xml:space="preserve">e.g. </w:t>
        </w:r>
      </w:ins>
      <w:r w:rsidR="00163813">
        <w:rPr>
          <w:rFonts w:eastAsia="Times New Roman"/>
        </w:rPr>
        <w:t>API, queue, or another).  It creates an architecture whereby Provider and Consumer never directly communicate</w:t>
      </w:r>
      <w:ins w:id="147" w:author="Paul Marshall" w:date="2018-07-30T11:36:00Z">
        <w:r w:rsidR="00BA7997">
          <w:rPr>
            <w:rFonts w:eastAsia="Times New Roman"/>
          </w:rPr>
          <w:t>.</w:t>
        </w:r>
      </w:ins>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148"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148"/>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24F62D11" w:rsidR="00163813" w:rsidRDefault="00163813" w:rsidP="00163813">
      <w:r>
        <w:t xml:space="preserve">As part of the </w:t>
      </w:r>
      <w:r w:rsidR="005E02A1">
        <w:t>Separation</w:t>
      </w:r>
      <w:r>
        <w:t xml:space="preserve"> of Concerns, the below diagram illustrates how a Provider publishes its API</w:t>
      </w:r>
      <w:del w:id="149" w:author="Paul Marshall" w:date="2018-07-30T11:36:00Z">
        <w:r w:rsidDel="00BA7997">
          <w:delText>’</w:delText>
        </w:r>
      </w:del>
      <w:r>
        <w:t xml:space="preserve">s to the API Catalog (i.e. </w:t>
      </w:r>
      <w:del w:id="150" w:author="Paul Marshall" w:date="2018-07-30T11:36:00Z">
        <w:r w:rsidDel="00BA7997">
          <w:delText>“</w:delText>
        </w:r>
      </w:del>
      <w:r>
        <w:t>Broker</w:t>
      </w:r>
      <w:del w:id="151" w:author="Paul Marshall" w:date="2018-07-30T11:36:00Z">
        <w:r w:rsidDel="00BA7997">
          <w:delText>”</w:delText>
        </w:r>
      </w:del>
      <w:r>
        <w:t xml:space="preserve">) which is the mediation point </w:t>
      </w:r>
      <w:del w:id="152" w:author="Paul Marshall" w:date="2018-07-30T11:36:00Z">
        <w:r w:rsidDel="00BA7997">
          <w:delText xml:space="preserve">that </w:delText>
        </w:r>
      </w:del>
      <w:ins w:id="153" w:author="Paul Marshall" w:date="2018-07-30T11:36:00Z">
        <w:r w:rsidR="00BA7997">
          <w:t>where</w:t>
        </w:r>
        <w:r w:rsidR="00BA7997">
          <w:t xml:space="preserve"> </w:t>
        </w:r>
      </w:ins>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15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15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155" w:name="_Toc497810819"/>
      <w:r>
        <w:lastRenderedPageBreak/>
        <w:t>Tenet #6: Low Code Solutions:</w:t>
      </w:r>
      <w:bookmarkEnd w:id="155"/>
    </w:p>
    <w:p w14:paraId="72D34CAD" w14:textId="77777777" w:rsidR="00163813" w:rsidRDefault="00163813" w:rsidP="00163813"/>
    <w:p w14:paraId="2F316F93" w14:textId="12DC8470" w:rsidR="00163813" w:rsidRDefault="00163813" w:rsidP="00163813">
      <w:r>
        <w:t>With low</w:t>
      </w:r>
      <w:ins w:id="156" w:author="Paul Marshall" w:date="2018-07-30T11:37:00Z">
        <w:r w:rsidR="00BA7997">
          <w:t>-</w:t>
        </w:r>
      </w:ins>
      <w:del w:id="157" w:author="Paul Marshall" w:date="2018-07-30T11:37:00Z">
        <w:r w:rsidDel="00BA7997">
          <w:delText xml:space="preserve"> </w:delText>
        </w:r>
      </w:del>
      <w:r>
        <w:t>code solutions, the goal is to keep the TCO low by leveraging as</w:t>
      </w:r>
      <w:ins w:id="158" w:author="Paul Marshall" w:date="2018-07-30T11:38:00Z">
        <w:r w:rsidR="00BA7997">
          <w:t>-</w:t>
        </w:r>
      </w:ins>
      <w:del w:id="159" w:author="Paul Marshall" w:date="2018-07-30T11:38:00Z">
        <w:r w:rsidDel="00BA7997">
          <w:delText xml:space="preserve"> </w:delText>
        </w:r>
      </w:del>
      <w:r>
        <w:t>least</w:t>
      </w:r>
      <w:ins w:id="160" w:author="Paul Marshall" w:date="2018-07-30T11:38:00Z">
        <w:r w:rsidR="00BA7997">
          <w:t>-</w:t>
        </w:r>
      </w:ins>
      <w:del w:id="161" w:author="Paul Marshall" w:date="2018-07-30T11:38:00Z">
        <w:r w:rsidDel="00BA7997">
          <w:delText xml:space="preserve"> </w:delText>
        </w:r>
      </w:del>
      <w:r>
        <w:t>as possible to build the solution.</w:t>
      </w:r>
    </w:p>
    <w:p w14:paraId="16923571" w14:textId="77777777" w:rsidR="00163813" w:rsidRDefault="00163813" w:rsidP="00163813"/>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13D9F5CF" w14:textId="77777777" w:rsidR="00163813" w:rsidRDefault="00163813" w:rsidP="00163813">
      <w:pPr>
        <w:pStyle w:val="ListParagraph"/>
      </w:pPr>
    </w:p>
    <w:p w14:paraId="2BB7B40F" w14:textId="77777777" w:rsidR="00163813" w:rsidRDefault="00163813" w:rsidP="00163813">
      <w:pPr>
        <w:pStyle w:val="ListParagraph"/>
        <w:numPr>
          <w:ilvl w:val="0"/>
          <w:numId w:val="12"/>
        </w:numPr>
      </w:pPr>
      <w:r>
        <w:t xml:space="preserve">Leverage </w:t>
      </w:r>
      <w:r w:rsidR="000E4AEA">
        <w:t>VA</w:t>
      </w:r>
      <w:r>
        <w:t xml:space="preserve"> Frameworks and SDK</w:t>
      </w:r>
      <w:del w:id="162" w:author="Paul Marshall" w:date="2018-07-30T11:38:00Z">
        <w:r w:rsidDel="00BA7997">
          <w:delText>’</w:delText>
        </w:r>
      </w:del>
      <w:r>
        <w:t>s for re-use</w:t>
      </w:r>
    </w:p>
    <w:p w14:paraId="41837439" w14:textId="77777777" w:rsidR="00163813" w:rsidRDefault="00163813" w:rsidP="00163813">
      <w:pPr>
        <w:pStyle w:val="ListParagraph"/>
      </w:pPr>
    </w:p>
    <w:p w14:paraId="6B0E8133" w14:textId="30D17B07" w:rsidR="00163813" w:rsidRDefault="00163813" w:rsidP="00163813">
      <w:pPr>
        <w:pStyle w:val="ListParagraph"/>
        <w:numPr>
          <w:ilvl w:val="0"/>
          <w:numId w:val="12"/>
        </w:numPr>
      </w:pPr>
      <w:r>
        <w:t>Where possible, don’t</w:t>
      </w:r>
      <w:del w:id="163" w:author="Paul Marshall" w:date="2018-07-30T11:38:00Z">
        <w:r w:rsidDel="00BA7997">
          <w:delText>’</w:delText>
        </w:r>
      </w:del>
      <w:r>
        <w:t xml:space="preserve"> recreate business logic in the </w:t>
      </w:r>
      <w:del w:id="164" w:author="Paul Marshall" w:date="2018-07-30T11:39:00Z">
        <w:r w:rsidDel="00BA7997">
          <w:delText>“</w:delText>
        </w:r>
      </w:del>
      <w:r>
        <w:t>Integration Solutions</w:t>
      </w:r>
      <w:del w:id="165" w:author="Paul Marshall" w:date="2018-07-30T11:39:00Z">
        <w:r w:rsidDel="00BA7997">
          <w:delText>”</w:delText>
        </w:r>
      </w:del>
      <w:r>
        <w:t xml:space="preserve"> if its best suited for the data sources and endpoint systems themselves.</w:t>
      </w:r>
    </w:p>
    <w:p w14:paraId="267F8135" w14:textId="77777777" w:rsidR="00163813" w:rsidRDefault="00163813" w:rsidP="00163813">
      <w:pPr>
        <w:pStyle w:val="ListParagraph"/>
      </w:pPr>
    </w:p>
    <w:p w14:paraId="048C9584" w14:textId="5CDDF770" w:rsidR="00163813" w:rsidRDefault="00163813" w:rsidP="00163813">
      <w:pPr>
        <w:pStyle w:val="ListParagraph"/>
        <w:numPr>
          <w:ilvl w:val="0"/>
          <w:numId w:val="12"/>
        </w:numPr>
      </w:pPr>
      <w:r>
        <w:t xml:space="preserve">Be efficient with engineering source code, </w:t>
      </w:r>
      <w:del w:id="166" w:author="Paul Marshall" w:date="2018-07-30T11:39:00Z">
        <w:r w:rsidDel="00BA7997">
          <w:delText xml:space="preserve">so </w:delText>
        </w:r>
      </w:del>
      <w:r>
        <w:t>to keep it simple, easy</w:t>
      </w:r>
      <w:ins w:id="167" w:author="Paul Marshall" w:date="2018-07-30T11:39:00Z">
        <w:r w:rsidR="00D122A4">
          <w:t>-</w:t>
        </w:r>
      </w:ins>
      <w:del w:id="168" w:author="Paul Marshall" w:date="2018-07-30T11:39:00Z">
        <w:r w:rsidDel="00D122A4">
          <w:delText xml:space="preserve"> </w:delText>
        </w:r>
      </w:del>
      <w:r>
        <w:t>to</w:t>
      </w:r>
      <w:ins w:id="169" w:author="Paul Marshall" w:date="2018-07-30T11:39:00Z">
        <w:r w:rsidR="00D122A4">
          <w:t>-</w:t>
        </w:r>
      </w:ins>
      <w:del w:id="170" w:author="Paul Marshall" w:date="2018-07-30T11:39:00Z">
        <w:r w:rsidDel="00D122A4">
          <w:delText xml:space="preserve"> </w:delText>
        </w:r>
      </w:del>
      <w:r>
        <w:t>understand, knowledge transferable, well commented and documented.</w:t>
      </w:r>
    </w:p>
    <w:p w14:paraId="20509277" w14:textId="77777777" w:rsidR="000E4AEA" w:rsidRDefault="000E4AEA">
      <w:pPr>
        <w:rPr>
          <w:rFonts w:asciiTheme="majorHAnsi" w:eastAsiaTheme="majorEastAsia" w:hAnsiTheme="majorHAnsi" w:cstheme="majorBidi"/>
          <w:color w:val="2F5496" w:themeColor="accent1" w:themeShade="BF"/>
          <w:sz w:val="32"/>
          <w:szCs w:val="32"/>
        </w:rPr>
      </w:pPr>
      <w:r>
        <w:br w:type="page"/>
      </w:r>
    </w:p>
    <w:p w14:paraId="4E0FAAD5" w14:textId="77777777" w:rsidR="00AC5C59" w:rsidRDefault="00AC5C59" w:rsidP="00AC5C59">
      <w:pPr>
        <w:pStyle w:val="Heading1"/>
      </w:pPr>
      <w:r>
        <w:lastRenderedPageBreak/>
        <w:t>Overview</w:t>
      </w:r>
      <w:bookmarkEnd w:id="0"/>
    </w:p>
    <w:p w14:paraId="4A1991C8" w14:textId="77777777" w:rsidR="00AC5C59" w:rsidRDefault="00AC5C59" w:rsidP="00AC5C59">
      <w:pPr>
        <w:pStyle w:val="Heading3"/>
      </w:pPr>
      <w:bookmarkStart w:id="171" w:name="_Toc498772985"/>
      <w:r>
        <w:t>Objective</w:t>
      </w:r>
      <w:bookmarkEnd w:id="171"/>
    </w:p>
    <w:p w14:paraId="51FA8EC8" w14:textId="7E05A83B"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ins w:id="172" w:author="Paul Marshall" w:date="2018-07-30T11:40:00Z">
        <w:r w:rsidR="007D3FBC">
          <w:t>across the VA Enterprise.</w:t>
        </w:r>
      </w:ins>
      <w:del w:id="173" w:author="Paul Marshall" w:date="2018-07-30T11:40:00Z">
        <w:r w:rsidR="006F24F4" w:rsidDel="007D3FBC">
          <w:delText>at Veteran’s Affairs (VA)</w:delText>
        </w:r>
        <w:r w:rsidDel="007D3FBC">
          <w:delText xml:space="preserve"> </w:delText>
        </w:r>
      </w:del>
    </w:p>
    <w:p w14:paraId="1444626E" w14:textId="4BB8061E" w:rsidR="00AC5C59" w:rsidRDefault="006F24F4" w:rsidP="00AC5C59">
      <w:r>
        <w:t xml:space="preserve">This </w:t>
      </w:r>
      <w:r w:rsidR="00524B95">
        <w:t xml:space="preserve">approach </w:t>
      </w:r>
      <w:r w:rsidR="00AC5C59">
        <w:t xml:space="preserve">aligns with the </w:t>
      </w:r>
      <w:del w:id="174" w:author="Paul Marshall" w:date="2018-07-30T11:40:00Z">
        <w:r w:rsidR="00AC5C59" w:rsidDel="007D3FBC">
          <w:delText>“</w:delText>
        </w:r>
      </w:del>
      <w:r>
        <w:t xml:space="preserve">VA API </w:t>
      </w:r>
      <w:del w:id="175" w:author="Paul Marshall" w:date="2018-07-30T11:41:00Z">
        <w:r w:rsidDel="007D3FBC">
          <w:delText xml:space="preserve">and Integration </w:delText>
        </w:r>
      </w:del>
      <w:r w:rsidR="00AC5C59">
        <w:t>Tenants</w:t>
      </w:r>
      <w:ins w:id="176" w:author="Paul Marshall" w:date="2018-07-30T11:42:00Z">
        <w:r w:rsidR="007D3FBC">
          <w:t>,</w:t>
        </w:r>
      </w:ins>
      <w:del w:id="177" w:author="Paul Marshall" w:date="2018-07-30T11:40:00Z">
        <w:r w:rsidR="00AC5C59" w:rsidDel="007D3FBC">
          <w:delText>”</w:delText>
        </w:r>
      </w:del>
      <w:del w:id="178" w:author="Paul Marshall" w:date="2018-07-30T11:41:00Z">
        <w:r w:rsidDel="007D3FBC">
          <w:delText>;</w:delText>
        </w:r>
      </w:del>
      <w:r>
        <w:t xml:space="preserve"> the VA Open API </w:t>
      </w:r>
      <w:r w:rsidR="005E02A1">
        <w:t>pledge, and</w:t>
      </w:r>
      <w:r w:rsidR="00AC5C59">
        <w:t xml:space="preserve"> enables </w:t>
      </w:r>
      <w:r>
        <w:t>VA</w:t>
      </w:r>
      <w:r w:rsidR="00AC5C59">
        <w:t xml:space="preserve"> to build and manage solutions with </w:t>
      </w:r>
      <w:ins w:id="179" w:author="Paul Marshall" w:date="2018-07-30T11:42:00Z">
        <w:r w:rsidR="007D3FBC">
          <w:t xml:space="preserve">positive </w:t>
        </w:r>
      </w:ins>
      <w:r w:rsidR="00AC5C59">
        <w:t>ROI.</w:t>
      </w:r>
    </w:p>
    <w:p w14:paraId="1E80CC49" w14:textId="77777777" w:rsidR="006F24F4" w:rsidRDefault="006F24F4" w:rsidP="00AC5C59">
      <w:r>
        <w:t>The purpose of the Playbook can be summarized and categorized as follows:</w:t>
      </w:r>
    </w:p>
    <w:p w14:paraId="4E29DA72" w14:textId="6AC9C9EA" w:rsidR="00AC5C59" w:rsidRDefault="00AC5C59" w:rsidP="00AC5C59">
      <w:r w:rsidRPr="000E0527">
        <w:rPr>
          <w:b/>
        </w:rPr>
        <w:t>Enables acceleration of Functional Use Cases</w:t>
      </w:r>
      <w:r>
        <w:t xml:space="preserve">.  Functional Use Cases </w:t>
      </w:r>
      <w:del w:id="180" w:author="Paul Marshall" w:date="2018-07-30T11:43:00Z">
        <w:r w:rsidDel="007D3FBC">
          <w:delText>need to</w:delText>
        </w:r>
      </w:del>
      <w:ins w:id="181" w:author="Paul Marshall" w:date="2018-07-30T11:43:00Z">
        <w:r w:rsidR="007D3FBC">
          <w:t>should</w:t>
        </w:r>
      </w:ins>
      <w:r>
        <w:t xml:space="preserve"> be developed and deployed to release product at </w:t>
      </w:r>
      <w:ins w:id="182" w:author="Paul Marshall" w:date="2018-07-30T11:43:00Z">
        <w:r w:rsidR="007D3FBC">
          <w:t xml:space="preserve">the </w:t>
        </w:r>
      </w:ins>
      <w:r w:rsidR="006F24F4">
        <w:t>VA</w:t>
      </w:r>
      <w:r>
        <w:t xml:space="preserve">.  The framework should provide a mechanism to enable efficient and rapid engineering, testing, deployment, and operations of </w:t>
      </w:r>
      <w:r w:rsidR="006F24F4">
        <w:t>VA</w:t>
      </w:r>
      <w:r>
        <w:t xml:space="preserve"> product</w:t>
      </w:r>
      <w:ins w:id="183" w:author="Paul Marshall" w:date="2018-07-30T11:43:00Z">
        <w:r w:rsidR="007D3FBC">
          <w:t>s</w:t>
        </w:r>
      </w:ins>
      <w:r>
        <w:t>.</w:t>
      </w:r>
    </w:p>
    <w:p w14:paraId="36AE1DA8" w14:textId="238809DD"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ins w:id="184" w:author="Paul Marshall" w:date="2018-07-30T11:43:00Z">
        <w:r w:rsidR="007D3FBC">
          <w:t xml:space="preserve">the </w:t>
        </w:r>
      </w:ins>
      <w:r w:rsidR="006F24F4">
        <w:t>VA</w:t>
      </w:r>
      <w:del w:id="185" w:author="Paul Marshall" w:date="2018-07-30T11:43:00Z">
        <w:r w:rsidDel="007D3FBC">
          <w:delText xml:space="preserve">, </w:delText>
        </w:r>
        <w:r w:rsidR="006F24F4" w:rsidDel="007D3FBC">
          <w:delText>VA sub agencies business units</w:delText>
        </w:r>
        <w:r w:rsidDel="007D3FBC">
          <w:delText>, shared applications, etc</w:delText>
        </w:r>
      </w:del>
      <w:r>
        <w:t xml:space="preserve">.  For example, the standard allows for making changes to an Integration Asset, and minimize the impacts of that change.  Meaning, it should not </w:t>
      </w:r>
      <w:ins w:id="186" w:author="Paul Marshall" w:date="2018-07-30T12:12:00Z">
        <w:r w:rsidR="00030D99">
          <w:t>result in a lengthy</w:t>
        </w:r>
      </w:ins>
      <w:del w:id="187" w:author="Paul Marshall" w:date="2018-07-30T12:12:00Z">
        <w:r w:rsidDel="00030D99">
          <w:delText>cause a long</w:delText>
        </w:r>
      </w:del>
      <w:r>
        <w:t xml:space="preserve"> SDLC to make the change, because the standards allowed for changes to be incorporated.</w:t>
      </w:r>
    </w:p>
    <w:p w14:paraId="50B4927E" w14:textId="42850DC3"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del w:id="188" w:author="Paul Marshall" w:date="2018-07-30T12:16:00Z">
        <w:r w:rsidR="006F24F4" w:rsidDel="00901520">
          <w:delText xml:space="preserve">sub agencies and </w:delText>
        </w:r>
      </w:del>
      <w:r w:rsidR="006F24F4">
        <w:t xml:space="preserve">business </w:t>
      </w:r>
      <w:del w:id="189" w:author="Paul Marshall" w:date="2018-07-30T12:17:00Z">
        <w:r w:rsidR="006F24F4" w:rsidDel="00901520">
          <w:delText>units</w:delText>
        </w:r>
      </w:del>
      <w:ins w:id="190" w:author="Paul Marshall" w:date="2018-07-30T12:17:00Z">
        <w:r w:rsidR="00901520">
          <w:t>owners</w:t>
        </w:r>
      </w:ins>
      <w:r>
        <w:t xml:space="preserve">, business processes, shared applications, </w:t>
      </w:r>
      <w:ins w:id="191" w:author="Paul Marshall" w:date="2018-07-30T12:17:00Z">
        <w:r w:rsidR="00901520">
          <w:t xml:space="preserve">and </w:t>
        </w:r>
      </w:ins>
      <w:r>
        <w:t xml:space="preserve">project teams to work independently and bring their solutions together </w:t>
      </w:r>
      <w:del w:id="192" w:author="Paul Marshall" w:date="2018-07-30T12:17:00Z">
        <w:r w:rsidDel="00901520">
          <w:delText xml:space="preserve">in an enterprise management, </w:delText>
        </w:r>
      </w:del>
      <w:r>
        <w:t>without conflicts, without misunderstandings, and enables a solution path for local and enterprise level conventions.</w:t>
      </w:r>
    </w:p>
    <w:p w14:paraId="3A64CB28" w14:textId="77777777" w:rsidR="00AC5C59" w:rsidRDefault="00AC5C59" w:rsidP="00AC5C59">
      <w:r w:rsidRPr="00E4283F">
        <w:rPr>
          <w:b/>
        </w:rPr>
        <w:t>Operations.</w:t>
      </w:r>
      <w:r>
        <w:t xml:space="preserve"> The framework shall enable efficient and streamlined operations and sustainment of the Integration Solutions. For example, for </w:t>
      </w:r>
      <w:del w:id="193" w:author="Paul Marshall" w:date="2018-07-30T12:18:00Z">
        <w:r w:rsidDel="00901520">
          <w:delText>“</w:delText>
        </w:r>
      </w:del>
      <w:r>
        <w:t>Naming Conventions Framework</w:t>
      </w:r>
      <w:del w:id="194" w:author="Paul Marshall" w:date="2018-07-30T12:18:00Z">
        <w:r w:rsidDel="00901520">
          <w:delText>”</w:delText>
        </w:r>
      </w:del>
      <w:r>
        <w:t>, an Integration Administrator shall be able to view API</w:t>
      </w:r>
      <w:del w:id="195" w:author="Paul Marshall" w:date="2018-07-30T12:18:00Z">
        <w:r w:rsidDel="00901520">
          <w:delText>’</w:delText>
        </w:r>
      </w:del>
      <w:r>
        <w:t>s across projects in a single</w:t>
      </w:r>
      <w:r w:rsidR="006F24F4">
        <w:t xml:space="preserve"> webpage</w:t>
      </w:r>
      <w:r>
        <w:t xml:space="preserve"> screen and easily understand which API</w:t>
      </w:r>
      <w:del w:id="196" w:author="Paul Marshall" w:date="2018-07-30T12:18:00Z">
        <w:r w:rsidDel="00901520">
          <w:delText>’</w:delText>
        </w:r>
      </w:del>
      <w:r>
        <w:t xml:space="preserve">s </w:t>
      </w:r>
      <w:proofErr w:type="gramStart"/>
      <w:r>
        <w:t>are</w:t>
      </w:r>
      <w:proofErr w:type="gramEnd"/>
      <w:r>
        <w:t xml:space="preserve"> associated with which projects and business processes.   Furthermore, it provides aesthetics of having an easily understood and interpretable set of IT assets to manage</w:t>
      </w:r>
    </w:p>
    <w:p w14:paraId="47D2A023" w14:textId="089D703F" w:rsidR="00AC5C59" w:rsidRPr="000E0527" w:rsidRDefault="00AC5C59" w:rsidP="00AC5C59">
      <w:r w:rsidRPr="000E0527">
        <w:rPr>
          <w:b/>
        </w:rPr>
        <w:t>Allows for collaboration among</w:t>
      </w:r>
      <w:del w:id="197" w:author="Paul Marshall" w:date="2018-07-30T12:19:00Z">
        <w:r w:rsidRPr="000E0527" w:rsidDel="00901520">
          <w:rPr>
            <w:b/>
          </w:rPr>
          <w:delText>st</w:delText>
        </w:r>
      </w:del>
      <w:r w:rsidRPr="000E0527">
        <w:rPr>
          <w:b/>
        </w:rPr>
        <w:t xml:space="preserve">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del w:id="198" w:author="Paul Marshall" w:date="2018-07-30T12:19:00Z">
        <w:r w:rsidR="006F24F4" w:rsidDel="00901520">
          <w:delText xml:space="preserve">sub agencies and </w:delText>
        </w:r>
      </w:del>
      <w:r w:rsidR="006F24F4">
        <w:t>business units</w:t>
      </w:r>
      <w:r>
        <w:t xml:space="preserve">, and parallel projects.  People working on these efforts need to be speaking the same language </w:t>
      </w:r>
      <w:ins w:id="199" w:author="Paul Marshall" w:date="2018-07-30T12:19:00Z">
        <w:r w:rsidR="00901520">
          <w:t>(i.e. using the s</w:t>
        </w:r>
      </w:ins>
      <w:ins w:id="200" w:author="Paul Marshall" w:date="2018-07-30T12:20:00Z">
        <w:r w:rsidR="00901520">
          <w:t xml:space="preserve">ame lexicon) </w:t>
        </w:r>
      </w:ins>
      <w:r>
        <w:t xml:space="preserve">and </w:t>
      </w:r>
      <w:ins w:id="201" w:author="Paul Marshall" w:date="2018-07-30T12:20:00Z">
        <w:r w:rsidR="00901520">
          <w:t xml:space="preserve">be able to </w:t>
        </w:r>
      </w:ins>
      <w:r>
        <w:t xml:space="preserve">collaborate within or across project teams.  Creating the standards allows for the people to collaborate more quickly, </w:t>
      </w:r>
      <w:ins w:id="202" w:author="Paul Marshall" w:date="2018-07-30T12:20:00Z">
        <w:r w:rsidR="00901520">
          <w:t xml:space="preserve">and </w:t>
        </w:r>
      </w:ins>
      <w:r>
        <w:t xml:space="preserve">not </w:t>
      </w:r>
      <w:ins w:id="203" w:author="Paul Marshall" w:date="2018-07-30T12:20:00Z">
        <w:r w:rsidR="00901520">
          <w:t>waste</w:t>
        </w:r>
      </w:ins>
      <w:del w:id="204" w:author="Paul Marshall" w:date="2018-07-30T12:20:00Z">
        <w:r w:rsidDel="00901520">
          <w:delText>spend</w:delText>
        </w:r>
      </w:del>
      <w:r>
        <w:t xml:space="preserve"> time discussing syntax and naming standards since </w:t>
      </w:r>
      <w:ins w:id="205" w:author="Paul Marshall" w:date="2018-07-30T12:21:00Z">
        <w:r w:rsidR="00901520">
          <w:t>they are</w:t>
        </w:r>
      </w:ins>
      <w:del w:id="206" w:author="Paul Marshall" w:date="2018-07-30T12:20:00Z">
        <w:r w:rsidDel="00901520">
          <w:delText>its</w:delText>
        </w:r>
      </w:del>
      <w:r>
        <w:t xml:space="preserve"> already established</w:t>
      </w:r>
      <w:ins w:id="207" w:author="Paul Marshall" w:date="2018-07-30T12:21:00Z">
        <w:r w:rsidR="00901520">
          <w:t xml:space="preserve">.  This facilitates </w:t>
        </w:r>
      </w:ins>
      <w:del w:id="208" w:author="Paul Marshall" w:date="2018-07-30T12:21:00Z">
        <w:r w:rsidDel="00901520">
          <w:delText xml:space="preserve">, and allow for </w:delText>
        </w:r>
      </w:del>
      <w:r>
        <w:t xml:space="preserve">meaningful handover </w:t>
      </w:r>
      <w:del w:id="209" w:author="Paul Marshall" w:date="2018-07-30T12:21:00Z">
        <w:r w:rsidDel="00901520">
          <w:delText xml:space="preserve">or </w:delText>
        </w:r>
      </w:del>
      <w:ins w:id="210" w:author="Paul Marshall" w:date="2018-07-30T12:21:00Z">
        <w:r w:rsidR="00901520">
          <w:t>and</w:t>
        </w:r>
        <w:r w:rsidR="00901520">
          <w:t xml:space="preserve"> </w:t>
        </w:r>
      </w:ins>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4"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ins w:id="211" w:author="Paul Marshall" w:date="2018-07-30T12:22:00Z">
        <w:r w:rsidR="00901520">
          <w:t xml:space="preserve">e.g. </w:t>
        </w:r>
      </w:ins>
      <w:r>
        <w:t>databases, queues), platforms (</w:t>
      </w:r>
      <w:ins w:id="212" w:author="Paul Marshall" w:date="2018-07-30T12:22:00Z">
        <w:r w:rsidR="00901520">
          <w:t xml:space="preserve">e.g. </w:t>
        </w:r>
      </w:ins>
      <w:r w:rsidR="006F24F4">
        <w:t>MuleSoft, Kong, CA Layer 7</w:t>
      </w:r>
      <w:r>
        <w:t>), technologies (</w:t>
      </w:r>
      <w:ins w:id="213" w:author="Paul Marshall" w:date="2018-07-30T12:22:00Z">
        <w:r w:rsidR="00901520">
          <w:t xml:space="preserve">e.g. </w:t>
        </w:r>
      </w:ins>
      <w:r>
        <w:t>Mobile).</w:t>
      </w:r>
    </w:p>
    <w:p w14:paraId="7CBA1053" w14:textId="77777777" w:rsidR="00AC5C59" w:rsidRDefault="00AC5C59" w:rsidP="00AC5C59">
      <w:r w:rsidRPr="00E4283F">
        <w:rPr>
          <w:b/>
        </w:rPr>
        <w:lastRenderedPageBreak/>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10F3BAE4" w:rsidR="00AC5C59" w:rsidRDefault="00AC5C59" w:rsidP="00AC5C59">
      <w:r w:rsidRPr="005D5F81">
        <w:rPr>
          <w:b/>
        </w:rPr>
        <w:t>Re-Usable:</w:t>
      </w:r>
      <w:r>
        <w:t xml:space="preserve"> The frameworks are re-usable within projects, across projects, across business process, and across </w:t>
      </w:r>
      <w:ins w:id="214" w:author="Paul Marshall" w:date="2018-07-30T12:23:00Z">
        <w:r w:rsidR="007B230B">
          <w:t>VA organization units.</w:t>
        </w:r>
      </w:ins>
      <w:del w:id="215" w:author="Paul Marshall" w:date="2018-07-30T12:23:00Z">
        <w:r w:rsidDel="007B230B">
          <w:delText>operating companies.</w:delText>
        </w:r>
      </w:del>
    </w:p>
    <w:p w14:paraId="69D632BD" w14:textId="77777777" w:rsidR="00AC5C59" w:rsidRDefault="00AC5C59" w:rsidP="00AC5C59">
      <w:r w:rsidRPr="005D5F81">
        <w:rPr>
          <w:b/>
        </w:rPr>
        <w:t>Discoverable</w:t>
      </w:r>
      <w:r>
        <w:t>:  The frameworks allow for IT assets to be located with ease.  For example, the Naming Conventions improve the overall consumer experience in finding API</w:t>
      </w:r>
      <w:del w:id="216" w:author="Paul Marshall" w:date="2018-07-30T12:23:00Z">
        <w:r w:rsidDel="007B230B">
          <w:delText>’</w:delText>
        </w:r>
      </w:del>
      <w:r>
        <w:t>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217"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217"/>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AC5C59">
      <w:pPr>
        <w:pStyle w:val="Heading3"/>
      </w:pPr>
      <w:bookmarkStart w:id="218" w:name="_Toc498772986"/>
      <w:r>
        <w:t>Scope</w:t>
      </w:r>
      <w:bookmarkEnd w:id="218"/>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219"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219"/>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lastRenderedPageBreak/>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2365266D">
            <wp:extent cx="5943600" cy="40378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037809"/>
                    </a:xfrm>
                    <a:prstGeom prst="rect">
                      <a:avLst/>
                    </a:prstGeom>
                    <a:noFill/>
                    <a:ln>
                      <a:noFill/>
                    </a:ln>
                  </pic:spPr>
                </pic:pic>
              </a:graphicData>
            </a:graphic>
          </wp:inline>
        </w:drawing>
      </w:r>
    </w:p>
    <w:p w14:paraId="5954279D" w14:textId="77777777" w:rsidR="00AC5C59" w:rsidRDefault="00AC5C59" w:rsidP="00AC5C59">
      <w:pPr>
        <w:pStyle w:val="Heading3"/>
      </w:pPr>
      <w:bookmarkStart w:id="220" w:name="_Toc498772987"/>
      <w:r>
        <w:t>Approach</w:t>
      </w:r>
      <w:bookmarkEnd w:id="220"/>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221"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221"/>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AC5C59">
      <w:pPr>
        <w:pStyle w:val="Heading3"/>
      </w:pPr>
      <w:bookmarkStart w:id="222" w:name="_Toc498772988"/>
      <w:r>
        <w:t>Framework Risks</w:t>
      </w:r>
      <w:bookmarkEnd w:id="222"/>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223"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223"/>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7777777" w:rsidR="00AC5C59" w:rsidRDefault="00AC5C59" w:rsidP="00523CF3">
            <w:r>
              <w:t>Differing Viewpoints among</w:t>
            </w:r>
            <w:bookmarkStart w:id="224" w:name="_GoBack"/>
            <w:bookmarkEnd w:id="224"/>
            <w:del w:id="225" w:author="Paul Marshall" w:date="2018-07-30T12:24:00Z">
              <w:r w:rsidDel="007B230B">
                <w:delText>st</w:delText>
              </w:r>
            </w:del>
            <w:r>
              <w:t xml:space="preserve">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3" w:author="Paul Marshall" w:date="2018-07-25T16:15:00Z" w:initials="PM">
    <w:p w14:paraId="03B336E3" w14:textId="77777777" w:rsidR="00A54FD9" w:rsidRDefault="00A54FD9">
      <w:pPr>
        <w:pStyle w:val="CommentText"/>
      </w:pPr>
      <w:r>
        <w:rPr>
          <w:rStyle w:val="CommentReference"/>
        </w:rPr>
        <w:annotationRef/>
      </w:r>
      <w:r>
        <w:t>Incomplete sentence.  To ensure a … what?</w:t>
      </w:r>
    </w:p>
  </w:comment>
  <w:comment w:id="34" w:author="Paul Marshall" w:date="2018-07-25T16:28:00Z" w:initials="PM">
    <w:p w14:paraId="39852B2E" w14:textId="77777777" w:rsidR="00FE450A" w:rsidRDefault="00FE450A">
      <w:pPr>
        <w:pStyle w:val="CommentText"/>
      </w:pPr>
      <w:r>
        <w:rPr>
          <w:rStyle w:val="CommentReference"/>
        </w:rPr>
        <w:annotationRef/>
      </w:r>
      <w:r>
        <w:t>Incomplete thought?</w:t>
      </w:r>
    </w:p>
  </w:comment>
  <w:comment w:id="38" w:author="Paul Marshall" w:date="2018-07-25T16:32:00Z" w:initials="PM">
    <w:p w14:paraId="01475999" w14:textId="77777777" w:rsidR="00B24370" w:rsidRDefault="00B24370">
      <w:pPr>
        <w:pStyle w:val="CommentText"/>
      </w:pPr>
      <w:r>
        <w:rPr>
          <w:rStyle w:val="CommentReference"/>
        </w:rPr>
        <w:annotationRef/>
      </w:r>
      <w:r>
        <w:t>If the scope is broader than VA ES, then what?</w:t>
      </w:r>
    </w:p>
  </w:comment>
  <w:comment w:id="44" w:author="Paul Marshall" w:date="2018-07-25T16:36:00Z" w:initials="PM">
    <w:p w14:paraId="5691E442" w14:textId="77777777" w:rsidR="00B24370" w:rsidRDefault="00B24370">
      <w:pPr>
        <w:pStyle w:val="CommentText"/>
      </w:pPr>
      <w:r>
        <w:rPr>
          <w:rStyle w:val="CommentReference"/>
        </w:rPr>
        <w:annotationRef/>
      </w:r>
      <w:r>
        <w:t>Incomplete</w:t>
      </w:r>
    </w:p>
  </w:comment>
  <w:comment w:id="47" w:author="Paul Marshall" w:date="2018-07-25T16:37:00Z" w:initials="PM">
    <w:p w14:paraId="35EE9BF8" w14:textId="77777777" w:rsidR="00B24370" w:rsidRDefault="00B24370">
      <w:pPr>
        <w:pStyle w:val="CommentText"/>
      </w:pPr>
      <w:r>
        <w:rPr>
          <w:rStyle w:val="CommentReference"/>
        </w:rPr>
        <w:annotationRef/>
      </w:r>
      <w:r>
        <w:t>Would we want to list these headings in blue under some guiding principles or something?</w:t>
      </w:r>
    </w:p>
  </w:comment>
  <w:comment w:id="54" w:author="Paul Marshall" w:date="2018-07-25T16:40:00Z" w:initials="PM">
    <w:p w14:paraId="0E01D318" w14:textId="77777777" w:rsidR="006761C8" w:rsidRDefault="006761C8">
      <w:pPr>
        <w:pStyle w:val="CommentText"/>
      </w:pPr>
      <w:r>
        <w:rPr>
          <w:rStyle w:val="CommentReference"/>
        </w:rPr>
        <w:annotationRef/>
      </w:r>
      <w:r>
        <w:t>I think these bullets need a heading.</w:t>
      </w:r>
    </w:p>
    <w:p w14:paraId="770C0519" w14:textId="77777777" w:rsidR="006761C8" w:rsidRDefault="006761C8">
      <w:pPr>
        <w:pStyle w:val="CommentText"/>
      </w:pPr>
    </w:p>
  </w:comment>
  <w:comment w:id="96" w:author="Paul Marshall" w:date="2018-07-26T12:25:00Z" w:initials="PM">
    <w:p w14:paraId="1B4127AD" w14:textId="0C0C4798" w:rsidR="004D2FE8" w:rsidRDefault="004D2FE8">
      <w:pPr>
        <w:pStyle w:val="CommentText"/>
      </w:pPr>
      <w:r>
        <w:rPr>
          <w:rStyle w:val="CommentReference"/>
        </w:rPr>
        <w:annotationRef/>
      </w:r>
      <w:r>
        <w:t>As this is the first occurrence of the word “orchestrate,” should we provide a definition?</w:t>
      </w:r>
    </w:p>
  </w:comment>
  <w:comment w:id="120" w:author="Paul Marshall" w:date="2018-07-26T13:24:00Z" w:initials="PM">
    <w:p w14:paraId="677782F4" w14:textId="346CD9E9" w:rsidR="006A3DAD" w:rsidRDefault="006A3DAD">
      <w:pPr>
        <w:pStyle w:val="CommentText"/>
      </w:pPr>
      <w:r>
        <w:rPr>
          <w:rStyle w:val="CommentReference"/>
        </w:rPr>
        <w:annotationRef/>
      </w:r>
      <w:r>
        <w:t>Incomplete thought.</w:t>
      </w:r>
    </w:p>
  </w:comment>
  <w:comment w:id="140" w:author="Paul Marshall" w:date="2018-07-30T11:34:00Z" w:initials="PM">
    <w:p w14:paraId="0A086857" w14:textId="6DFF0676" w:rsidR="00BA7997" w:rsidRDefault="00BA7997">
      <w:pPr>
        <w:pStyle w:val="CommentText"/>
      </w:pPr>
      <w:r>
        <w:rPr>
          <w:rStyle w:val="CommentReference"/>
        </w:rPr>
        <w:annotationRef/>
      </w:r>
      <w:r>
        <w:t xml:space="preserve">This appears to be </w:t>
      </w:r>
      <w:proofErr w:type="gramStart"/>
      <w:r>
        <w:t>a number of</w:t>
      </w:r>
      <w:proofErr w:type="gramEnd"/>
      <w:r>
        <w:t xml:space="preserve"> sentence fragments jammed into a paragraph.  In the interest of time, I’m going to pass this one…and we can come back to it later.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3B336E3" w15:done="0"/>
  <w15:commentEx w15:paraId="39852B2E" w15:done="0"/>
  <w15:commentEx w15:paraId="01475999" w15:done="0"/>
  <w15:commentEx w15:paraId="5691E442" w15:done="0"/>
  <w15:commentEx w15:paraId="35EE9BF8" w15:done="0"/>
  <w15:commentEx w15:paraId="770C0519" w15:done="0"/>
  <w15:commentEx w15:paraId="1B4127AD" w15:done="0"/>
  <w15:commentEx w15:paraId="677782F4" w15:done="0"/>
  <w15:commentEx w15:paraId="0A08685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B336E3" w16cid:durableId="1F032096"/>
  <w16cid:commentId w16cid:paraId="39852B2E" w16cid:durableId="1F0323B6"/>
  <w16cid:commentId w16cid:paraId="01475999" w16cid:durableId="1F0324B1"/>
  <w16cid:commentId w16cid:paraId="5691E442" w16cid:durableId="1F03258A"/>
  <w16cid:commentId w16cid:paraId="35EE9BF8" w16cid:durableId="1F0325BB"/>
  <w16cid:commentId w16cid:paraId="770C0519" w16cid:durableId="1F03266E"/>
  <w16cid:commentId w16cid:paraId="1B4127AD" w16cid:durableId="1F043C38"/>
  <w16cid:commentId w16cid:paraId="677782F4" w16cid:durableId="1F0449F4"/>
  <w16cid:commentId w16cid:paraId="0A086857" w16cid:durableId="1F09763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7"/>
  </w:num>
  <w:num w:numId="4">
    <w:abstractNumId w:val="13"/>
  </w:num>
  <w:num w:numId="5">
    <w:abstractNumId w:val="14"/>
  </w:num>
  <w:num w:numId="6">
    <w:abstractNumId w:val="6"/>
  </w:num>
  <w:num w:numId="7">
    <w:abstractNumId w:val="15"/>
  </w:num>
  <w:num w:numId="8">
    <w:abstractNumId w:val="0"/>
  </w:num>
  <w:num w:numId="9">
    <w:abstractNumId w:val="1"/>
  </w:num>
  <w:num w:numId="10">
    <w:abstractNumId w:val="8"/>
  </w:num>
  <w:num w:numId="11">
    <w:abstractNumId w:val="3"/>
  </w:num>
  <w:num w:numId="12">
    <w:abstractNumId w:val="9"/>
  </w:num>
  <w:num w:numId="13">
    <w:abstractNumId w:val="10"/>
  </w:num>
  <w:num w:numId="14">
    <w:abstractNumId w:val="5"/>
  </w:num>
  <w:num w:numId="15">
    <w:abstractNumId w:val="12"/>
  </w:num>
  <w:num w:numId="1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ul Marshall">
    <w15:presenceInfo w15:providerId="Windows Live" w15:userId="2e4f7885f8398e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E4AEA"/>
    <w:rsid w:val="0010429B"/>
    <w:rsid w:val="0013261C"/>
    <w:rsid w:val="00142024"/>
    <w:rsid w:val="00163813"/>
    <w:rsid w:val="00296A03"/>
    <w:rsid w:val="002A116D"/>
    <w:rsid w:val="00423796"/>
    <w:rsid w:val="004D2FE8"/>
    <w:rsid w:val="005231E6"/>
    <w:rsid w:val="00524B95"/>
    <w:rsid w:val="00583B48"/>
    <w:rsid w:val="005E02A1"/>
    <w:rsid w:val="006761C8"/>
    <w:rsid w:val="0069112C"/>
    <w:rsid w:val="00696661"/>
    <w:rsid w:val="006A3DAD"/>
    <w:rsid w:val="006F24F4"/>
    <w:rsid w:val="007B230B"/>
    <w:rsid w:val="007C2F14"/>
    <w:rsid w:val="007D3FBC"/>
    <w:rsid w:val="00877290"/>
    <w:rsid w:val="008D5A59"/>
    <w:rsid w:val="00901520"/>
    <w:rsid w:val="009126DA"/>
    <w:rsid w:val="00985173"/>
    <w:rsid w:val="00A54FD9"/>
    <w:rsid w:val="00AC5C59"/>
    <w:rsid w:val="00B035EB"/>
    <w:rsid w:val="00B24370"/>
    <w:rsid w:val="00B37E2C"/>
    <w:rsid w:val="00B76A93"/>
    <w:rsid w:val="00BA7997"/>
    <w:rsid w:val="00BC0E5F"/>
    <w:rsid w:val="00BC644F"/>
    <w:rsid w:val="00CC4859"/>
    <w:rsid w:val="00D122A4"/>
    <w:rsid w:val="00D820A4"/>
    <w:rsid w:val="00D9750D"/>
    <w:rsid w:val="00F13334"/>
    <w:rsid w:val="00F81E06"/>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emf"/><Relationship Id="rId18" Type="http://schemas.openxmlformats.org/officeDocument/2006/relationships/image" Target="media/image9.jpe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4.emf"/><Relationship Id="rId17" Type="http://schemas.openxmlformats.org/officeDocument/2006/relationships/image" Target="media/image8.jpe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3.emf"/><Relationship Id="rId24" Type="http://schemas.openxmlformats.org/officeDocument/2006/relationships/hyperlink" Target="https://english.stackexchange.com/questions/77535/what-does-falling-into-the-pit-of-success-mean"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8.emf"/><Relationship Id="rId10" Type="http://schemas.openxmlformats.org/officeDocument/2006/relationships/image" Target="media/image2.emf"/><Relationship Id="rId19" Type="http://schemas.openxmlformats.org/officeDocument/2006/relationships/image" Target="media/image10.tmp"/><Relationship Id="rId31" Type="http://schemas.openxmlformats.org/officeDocument/2006/relationships/theme" Target="theme/theme1.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hyperlink" Target="https://en.wikipedia.org/wiki/Microservices" TargetMode="External"/><Relationship Id="rId22" Type="http://schemas.openxmlformats.org/officeDocument/2006/relationships/image" Target="media/image13.emf"/><Relationship Id="rId27" Type="http://schemas.openxmlformats.org/officeDocument/2006/relationships/image" Target="media/image17.emf"/><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C0A47-7D01-4D35-AF67-406849FDE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19</Pages>
  <Words>3368</Words>
  <Characters>19201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6</cp:revision>
  <dcterms:created xsi:type="dcterms:W3CDTF">2018-07-25T19:57:00Z</dcterms:created>
  <dcterms:modified xsi:type="dcterms:W3CDTF">2018-07-30T16:24:00Z</dcterms:modified>
</cp:coreProperties>
</file>