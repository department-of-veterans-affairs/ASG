
<file path=[Content_Types].xml><?xml version="1.0" encoding="utf-8"?>
<Types xmlns="http://schemas.openxmlformats.org/package/2006/content-types">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CDED9E" w14:textId="67CED75F" w:rsidR="007877F7" w:rsidRDefault="00714BA9" w:rsidP="007877F7">
      <w:pPr>
        <w:pStyle w:val="Heading1"/>
        <w:numPr>
          <w:ilvl w:val="0"/>
          <w:numId w:val="14"/>
        </w:numPr>
        <w:tabs>
          <w:tab w:val="num" w:pos="720"/>
        </w:tabs>
        <w:ind w:left="720" w:hanging="720"/>
      </w:pPr>
      <w:bookmarkStart w:id="0" w:name="_Toc516653968"/>
      <w:bookmarkStart w:id="1" w:name="_Toc517793606"/>
      <w:bookmarkStart w:id="2" w:name="_Toc519258824"/>
      <w:r>
        <w:t>Configuration Management</w:t>
      </w:r>
      <w:bookmarkEnd w:id="0"/>
      <w:bookmarkEnd w:id="1"/>
      <w:bookmarkEnd w:id="2"/>
    </w:p>
    <w:p w14:paraId="36C0CA09" w14:textId="7903DAA9" w:rsidR="00AE286B" w:rsidRDefault="00AE286B" w:rsidP="007877F7">
      <w:pPr>
        <w:pStyle w:val="BodyText"/>
        <w:rPr>
          <w:rStyle w:val="Strong"/>
          <w:b w:val="0"/>
        </w:rPr>
      </w:pPr>
      <w:r>
        <w:rPr>
          <w:rStyle w:val="Strong"/>
          <w:b w:val="0"/>
        </w:rPr>
        <w:t>Th</w:t>
      </w:r>
      <w:ins w:id="3" w:author="Author">
        <w:r w:rsidR="00C62825">
          <w:rPr>
            <w:rStyle w:val="Strong"/>
            <w:b w:val="0"/>
          </w:rPr>
          <w:t>is</w:t>
        </w:r>
      </w:ins>
      <w:del w:id="4" w:author="Author">
        <w:r w:rsidR="00C62825" w:rsidDel="00C62825">
          <w:rPr>
            <w:rStyle w:val="Strong"/>
            <w:b w:val="0"/>
          </w:rPr>
          <w:delText>e</w:delText>
        </w:r>
      </w:del>
      <w:r>
        <w:rPr>
          <w:rStyle w:val="Strong"/>
          <w:b w:val="0"/>
        </w:rPr>
        <w:t xml:space="preserve"> section</w:t>
      </w:r>
      <w:del w:id="5" w:author="Author">
        <w:r w:rsidDel="00C62825">
          <w:rPr>
            <w:rStyle w:val="Strong"/>
            <w:b w:val="0"/>
          </w:rPr>
          <w:delText xml:space="preserve"> of the document</w:delText>
        </w:r>
      </w:del>
      <w:r>
        <w:rPr>
          <w:rStyle w:val="Strong"/>
          <w:b w:val="0"/>
        </w:rPr>
        <w:t xml:space="preserve"> is dedicated to the </w:t>
      </w:r>
      <w:del w:id="6" w:author="Author">
        <w:r w:rsidDel="00C62825">
          <w:rPr>
            <w:rStyle w:val="Strong"/>
            <w:b w:val="0"/>
          </w:rPr>
          <w:delText xml:space="preserve">generic </w:delText>
        </w:r>
      </w:del>
      <w:r>
        <w:rPr>
          <w:rStyle w:val="Strong"/>
          <w:b w:val="0"/>
        </w:rPr>
        <w:t>topic of Configuration Management,</w:t>
      </w:r>
      <w:ins w:id="7" w:author="Author">
        <w:r w:rsidR="00C62825">
          <w:rPr>
            <w:rStyle w:val="Strong"/>
            <w:b w:val="0"/>
          </w:rPr>
          <w:t xml:space="preserve"> with an emphasis on related topics, such as </w:t>
        </w:r>
        <w:r w:rsidR="00D64266">
          <w:rPr>
            <w:rStyle w:val="Strong"/>
            <w:b w:val="0"/>
          </w:rPr>
          <w:t>automation of CI/CD.</w:t>
        </w:r>
      </w:ins>
      <w:del w:id="8" w:author="Author">
        <w:r w:rsidDel="00C62825">
          <w:rPr>
            <w:rStyle w:val="Strong"/>
            <w:b w:val="0"/>
          </w:rPr>
          <w:delText xml:space="preserve"> albeit with a more detailed discussion of Configuration Management topics.</w:delText>
        </w:r>
      </w:del>
      <w:r>
        <w:rPr>
          <w:rStyle w:val="Strong"/>
          <w:b w:val="0"/>
        </w:rPr>
        <w:t xml:space="preserve"> </w:t>
      </w:r>
      <w:del w:id="9" w:author="Author">
        <w:r w:rsidRPr="00AE286B" w:rsidDel="00D64266">
          <w:rPr>
            <w:rStyle w:val="Strong"/>
            <w:b w:val="0"/>
          </w:rPr>
          <w:delText>DevOps</w:delText>
        </w:r>
        <w:r w:rsidDel="00D64266">
          <w:rPr>
            <w:rStyle w:val="Strong"/>
            <w:b w:val="0"/>
          </w:rPr>
          <w:delText xml:space="preserve">, which </w:delText>
        </w:r>
        <w:r w:rsidDel="00C62825">
          <w:rPr>
            <w:rStyle w:val="Strong"/>
            <w:b w:val="0"/>
          </w:rPr>
          <w:delText>is</w:delText>
        </w:r>
        <w:r w:rsidDel="00D64266">
          <w:rPr>
            <w:rStyle w:val="Strong"/>
            <w:b w:val="0"/>
          </w:rPr>
          <w:delText xml:space="preserve"> a s</w:delText>
        </w:r>
        <w:r w:rsidRPr="00AE286B" w:rsidDel="00D64266">
          <w:rPr>
            <w:rStyle w:val="Strong"/>
            <w:b w:val="0"/>
          </w:rPr>
          <w:delText xml:space="preserve">et of tools, processes and </w:delText>
        </w:r>
        <w:r w:rsidDel="00D64266">
          <w:rPr>
            <w:rStyle w:val="Strong"/>
            <w:b w:val="0"/>
          </w:rPr>
          <w:delText>procedures</w:delText>
        </w:r>
        <w:r w:rsidRPr="00AE286B" w:rsidDel="00D64266">
          <w:rPr>
            <w:rStyle w:val="Strong"/>
            <w:b w:val="0"/>
          </w:rPr>
          <w:delText xml:space="preserve"> that </w:delText>
        </w:r>
        <w:r w:rsidRPr="00AE286B" w:rsidDel="00C62825">
          <w:rPr>
            <w:rStyle w:val="Strong"/>
            <w:b w:val="0"/>
          </w:rPr>
          <w:delText xml:space="preserve">modern </w:delText>
        </w:r>
        <w:r w:rsidRPr="00AE286B" w:rsidDel="00D64266">
          <w:rPr>
            <w:rStyle w:val="Strong"/>
            <w:b w:val="0"/>
          </w:rPr>
          <w:delText xml:space="preserve">software development teams put in place to ensure that </w:delText>
        </w:r>
        <w:r w:rsidDel="00D64266">
          <w:rPr>
            <w:rStyle w:val="Strong"/>
            <w:b w:val="0"/>
          </w:rPr>
          <w:delText xml:space="preserve">source code is deployed </w:delText>
        </w:r>
        <w:r w:rsidRPr="00AE286B" w:rsidDel="00D64266">
          <w:rPr>
            <w:rStyle w:val="Strong"/>
            <w:b w:val="0"/>
          </w:rPr>
          <w:delText>in a stable and repeatable way</w:delText>
        </w:r>
        <w:r w:rsidDel="00D64266">
          <w:rPr>
            <w:rStyle w:val="Strong"/>
            <w:b w:val="0"/>
          </w:rPr>
          <w:delText>, will not be discussed in this section.</w:delText>
        </w:r>
      </w:del>
    </w:p>
    <w:p w14:paraId="4893CD08" w14:textId="1DA33BE8" w:rsidR="007877F7" w:rsidRPr="00AE286B" w:rsidRDefault="00D64266" w:rsidP="007877F7">
      <w:pPr>
        <w:pStyle w:val="BodyText"/>
      </w:pPr>
      <w:ins w:id="10" w:author="Author">
        <w:r>
          <w:rPr>
            <w:rStyle w:val="Strong"/>
            <w:b w:val="0"/>
          </w:rPr>
          <w:t xml:space="preserve">A working definition of </w:t>
        </w:r>
      </w:ins>
      <w:del w:id="11" w:author="Author">
        <w:r w:rsidR="00307A71" w:rsidDel="00D64266">
          <w:rPr>
            <w:rStyle w:val="Strong"/>
            <w:b w:val="0"/>
          </w:rPr>
          <w:delText>So,</w:delText>
        </w:r>
        <w:r w:rsidR="00AE286B" w:rsidDel="00D64266">
          <w:rPr>
            <w:rStyle w:val="Strong"/>
            <w:b w:val="0"/>
          </w:rPr>
          <w:delText xml:space="preserve"> for the purposed of this section, the definition of </w:delText>
        </w:r>
      </w:del>
      <w:r w:rsidR="00BA3C2B">
        <w:rPr>
          <w:rStyle w:val="Strong"/>
          <w:b w:val="0"/>
        </w:rPr>
        <w:t xml:space="preserve">API </w:t>
      </w:r>
      <w:r w:rsidR="00AE286B">
        <w:rPr>
          <w:rStyle w:val="Strong"/>
          <w:b w:val="0"/>
        </w:rPr>
        <w:t>Configuration Management</w:t>
      </w:r>
      <w:r w:rsidR="00AE286B" w:rsidRPr="00AE286B">
        <w:rPr>
          <w:rStyle w:val="Strong"/>
          <w:b w:val="0"/>
        </w:rPr>
        <w:t xml:space="preserve"> </w:t>
      </w:r>
      <w:r w:rsidR="00AE286B">
        <w:rPr>
          <w:rStyle w:val="Strong"/>
          <w:b w:val="0"/>
        </w:rPr>
        <w:t>is the</w:t>
      </w:r>
      <w:r w:rsidR="00AE286B" w:rsidRPr="00AE286B">
        <w:rPr>
          <w:rStyle w:val="Strong"/>
          <w:b w:val="0"/>
        </w:rPr>
        <w:t xml:space="preserve"> set of practices </w:t>
      </w:r>
      <w:ins w:id="12" w:author="Author">
        <w:r>
          <w:rPr>
            <w:rStyle w:val="Strong"/>
            <w:b w:val="0"/>
          </w:rPr>
          <w:t>for managing</w:t>
        </w:r>
      </w:ins>
      <w:del w:id="13" w:author="Author">
        <w:r w:rsidR="00AE286B" w:rsidRPr="00AE286B" w:rsidDel="00D64266">
          <w:rPr>
            <w:rStyle w:val="Strong"/>
            <w:b w:val="0"/>
          </w:rPr>
          <w:delText>aiming to manage</w:delText>
        </w:r>
      </w:del>
      <w:r w:rsidR="00AE286B" w:rsidRPr="00AE286B">
        <w:rPr>
          <w:rStyle w:val="Strong"/>
          <w:b w:val="0"/>
        </w:rPr>
        <w:t xml:space="preserve"> the </w:t>
      </w:r>
      <w:r w:rsidR="00AE286B" w:rsidRPr="00307A71">
        <w:rPr>
          <w:rStyle w:val="Strong"/>
        </w:rPr>
        <w:t>runtime state</w:t>
      </w:r>
      <w:r w:rsidR="00E710BB">
        <w:rPr>
          <w:rStyle w:val="Strong"/>
          <w:b w:val="0"/>
        </w:rPr>
        <w:t xml:space="preserve"> of API</w:t>
      </w:r>
      <w:r w:rsidR="00AE286B" w:rsidRPr="00AE286B">
        <w:rPr>
          <w:rStyle w:val="Strong"/>
          <w:b w:val="0"/>
        </w:rPr>
        <w:t xml:space="preserve"> </w:t>
      </w:r>
      <w:r w:rsidR="00AE286B">
        <w:rPr>
          <w:rStyle w:val="Strong"/>
          <w:b w:val="0"/>
        </w:rPr>
        <w:t xml:space="preserve">software </w:t>
      </w:r>
      <w:r w:rsidR="00AE286B" w:rsidRPr="00AE286B">
        <w:rPr>
          <w:rStyle w:val="Strong"/>
          <w:b w:val="0"/>
        </w:rPr>
        <w:t>applications</w:t>
      </w:r>
      <w:r w:rsidR="00AE286B" w:rsidRPr="00AE286B">
        <w:rPr>
          <w:rStyle w:val="Strong"/>
          <w:rFonts w:ascii="Halis" w:hAnsi="Halis" w:cs="Arial"/>
        </w:rPr>
        <w:t>.</w:t>
      </w:r>
    </w:p>
    <w:p w14:paraId="009FAC6E" w14:textId="568E6CC1" w:rsidR="00714BA9" w:rsidRDefault="00714BA9" w:rsidP="00714BA9">
      <w:pPr>
        <w:pStyle w:val="Heading2"/>
        <w:numPr>
          <w:ilvl w:val="1"/>
          <w:numId w:val="14"/>
        </w:numPr>
        <w:ind w:left="907" w:hanging="907"/>
      </w:pPr>
      <w:bookmarkStart w:id="14" w:name="_Toc516653969"/>
      <w:bookmarkStart w:id="15" w:name="_Toc517793607"/>
      <w:bookmarkStart w:id="16" w:name="_Toc519258825"/>
      <w:r>
        <w:t>API Configuration Management</w:t>
      </w:r>
      <w:bookmarkEnd w:id="14"/>
      <w:bookmarkEnd w:id="15"/>
      <w:bookmarkEnd w:id="16"/>
    </w:p>
    <w:p w14:paraId="3EC19065" w14:textId="17C88A08" w:rsidR="00BA3C2B" w:rsidRDefault="00BA3C2B" w:rsidP="00BA3C2B">
      <w:pPr>
        <w:pStyle w:val="BodyText"/>
      </w:pPr>
      <w:r>
        <w:t>Applications</w:t>
      </w:r>
      <w:r w:rsidR="00A5337D">
        <w:t xml:space="preserve">, including those of the API </w:t>
      </w:r>
      <w:r w:rsidR="0091775D">
        <w:t>variety, typically</w:t>
      </w:r>
      <w:r>
        <w:t xml:space="preserve"> consists of one or more databases, web servers, application servers, reverse proxies, load balancers, and other </w:t>
      </w:r>
      <w:ins w:id="17" w:author="Author">
        <w:r w:rsidR="00D64266">
          <w:t>capabilities</w:t>
        </w:r>
      </w:ins>
      <w:del w:id="18" w:author="Author">
        <w:r w:rsidDel="00D64266">
          <w:delText>moving parts</w:delText>
        </w:r>
      </w:del>
      <w:r>
        <w:t xml:space="preserve"> that </w:t>
      </w:r>
      <w:del w:id="19" w:author="Author">
        <w:r w:rsidDel="00D64266">
          <w:delText xml:space="preserve">need </w:delText>
        </w:r>
      </w:del>
      <w:r>
        <w:t xml:space="preserve">work together at runtime to implement a </w:t>
      </w:r>
      <w:ins w:id="20" w:author="Author">
        <w:r w:rsidR="00D64266">
          <w:t xml:space="preserve">robust </w:t>
        </w:r>
      </w:ins>
      <w:r>
        <w:t>working system.</w:t>
      </w:r>
    </w:p>
    <w:p w14:paraId="064473F8" w14:textId="1619DFDE" w:rsidR="00D64266" w:rsidRDefault="00BA3C2B" w:rsidP="00BA3C2B">
      <w:pPr>
        <w:pStyle w:val="BodyText"/>
        <w:rPr>
          <w:ins w:id="21" w:author="Author"/>
        </w:rPr>
      </w:pPr>
      <w:r>
        <w:t xml:space="preserve">Environment </w:t>
      </w:r>
      <w:ins w:id="22" w:author="Author">
        <w:r w:rsidR="00D64266">
          <w:t>C</w:t>
        </w:r>
      </w:ins>
      <w:del w:id="23" w:author="Author">
        <w:r w:rsidDel="00D64266">
          <w:delText>c</w:delText>
        </w:r>
      </w:del>
      <w:r>
        <w:t xml:space="preserve">onfiguration </w:t>
      </w:r>
      <w:ins w:id="24" w:author="Author">
        <w:r w:rsidR="00D64266">
          <w:t>M</w:t>
        </w:r>
      </w:ins>
      <w:del w:id="25" w:author="Author">
        <w:r w:rsidDel="00D64266">
          <w:delText>m</w:delText>
        </w:r>
      </w:del>
      <w:r>
        <w:t xml:space="preserve">anagement is the process </w:t>
      </w:r>
      <w:ins w:id="26" w:author="Author">
        <w:r w:rsidR="00D64266">
          <w:t xml:space="preserve">and tools for managing </w:t>
        </w:r>
        <w:proofErr w:type="gramStart"/>
        <w:r w:rsidR="00D64266">
          <w:t>all of</w:t>
        </w:r>
        <w:proofErr w:type="gramEnd"/>
        <w:r w:rsidR="00D64266">
          <w:t xml:space="preserve"> the artifact revisions as a set of compatible, functioning components.</w:t>
        </w:r>
        <w:r w:rsidR="00701729">
          <w:t xml:space="preserve"> CM guarantees that Revision α of one component works with Revision </w:t>
        </w:r>
        <w:r w:rsidR="00701729">
          <w:t>α</w:t>
        </w:r>
        <w:r w:rsidR="00701729">
          <w:t xml:space="preserve"> of another component and Revision </w:t>
        </w:r>
        <w:r w:rsidR="00701729">
          <w:t>α</w:t>
        </w:r>
        <w:r w:rsidR="00701729">
          <w:t xml:space="preserve"> of yet another.</w:t>
        </w:r>
      </w:ins>
    </w:p>
    <w:p w14:paraId="22CD3A06" w14:textId="6ABE8B7B" w:rsidR="00BA3C2B" w:rsidDel="00701729" w:rsidRDefault="00BA3C2B" w:rsidP="00BA3C2B">
      <w:pPr>
        <w:pStyle w:val="BodyText"/>
        <w:rPr>
          <w:del w:id="27" w:author="Author"/>
        </w:rPr>
      </w:pPr>
      <w:del w:id="28" w:author="Author">
        <w:r w:rsidDel="00701729">
          <w:delText xml:space="preserve">of describing the ways in which all these </w:delText>
        </w:r>
        <w:r w:rsidR="007C52FC" w:rsidDel="00701729">
          <w:delText>artifacts</w:delText>
        </w:r>
        <w:r w:rsidDel="00701729">
          <w:delText xml:space="preserve"> interact and how </w:delText>
        </w:r>
        <w:r w:rsidR="007C52FC" w:rsidDel="00701729">
          <w:delText xml:space="preserve">they </w:delText>
        </w:r>
        <w:r w:rsidR="001C63AE" w:rsidDel="00701729">
          <w:delText>can</w:delText>
        </w:r>
        <w:r w:rsidR="007C52FC" w:rsidDel="00701729">
          <w:delText xml:space="preserve"> be managed utilizing existing underlying configuration management component</w:delText>
        </w:r>
        <w:r w:rsidR="0091775D" w:rsidDel="00701729">
          <w:delText>s</w:delText>
        </w:r>
        <w:r w:rsidR="007C52FC" w:rsidDel="00701729">
          <w:delText>.</w:delText>
        </w:r>
      </w:del>
    </w:p>
    <w:p w14:paraId="480E6039" w14:textId="2D0342D7" w:rsidR="0047480D" w:rsidRDefault="0047480D" w:rsidP="004309E2">
      <w:pPr>
        <w:pStyle w:val="Heading3"/>
      </w:pPr>
      <w:bookmarkStart w:id="29" w:name="_GoBack"/>
      <w:bookmarkEnd w:id="29"/>
      <w:r>
        <w:t>Configuration Management Automation</w:t>
      </w:r>
      <w:r w:rsidR="00137E71">
        <w:t xml:space="preserve"> </w:t>
      </w:r>
    </w:p>
    <w:p w14:paraId="2E094F63" w14:textId="77777777" w:rsidR="00854747" w:rsidRDefault="00854747" w:rsidP="00854747">
      <w:pPr>
        <w:pStyle w:val="BodyText"/>
      </w:pPr>
      <w:r>
        <w:t xml:space="preserve">Prior to the advent of automated configuration management products, the responsibilities of system engineers typically consisted of the creation of items such as scripts, manually maintained files consisting of service and technical endpoints, port numbers, namespaces etc. The laborious nature of this process resulted in the increased complexity of a system as well as the configuration management process itself. </w:t>
      </w:r>
    </w:p>
    <w:p w14:paraId="36374FA0" w14:textId="77777777" w:rsidR="00854747" w:rsidRDefault="00854747" w:rsidP="00854747">
      <w:pPr>
        <w:pStyle w:val="BodyText"/>
      </w:pPr>
      <w:r>
        <w:t>Increased infrastructure configuration management automation evolved because of the needs of processes such as artifact versioning, environment changes and the need for coordination between developers and system engineers.</w:t>
      </w:r>
    </w:p>
    <w:p w14:paraId="6EACECD4" w14:textId="51FA87D2" w:rsidR="00854747" w:rsidRDefault="00854747" w:rsidP="006B5D83">
      <w:pPr>
        <w:pStyle w:val="BodyText"/>
      </w:pPr>
      <w:r>
        <w:t>This section describes a conceptual example of an</w:t>
      </w:r>
      <w:r w:rsidRPr="00854747">
        <w:t xml:space="preserve"> </w:t>
      </w:r>
      <w:r>
        <w:t xml:space="preserve">automated configuration management eco-system using a suite of automated products. </w:t>
      </w:r>
    </w:p>
    <w:p w14:paraId="4922E749" w14:textId="0A4C5CCD" w:rsidR="005A055D" w:rsidRDefault="005A055D" w:rsidP="006B5D83">
      <w:pPr>
        <w:pStyle w:val="BodyText"/>
      </w:pPr>
      <w:r>
        <w:t xml:space="preserve">The </w:t>
      </w:r>
      <w:r w:rsidR="008D1903">
        <w:t xml:space="preserve">following </w:t>
      </w:r>
      <w:r>
        <w:t xml:space="preserve">diagram depicts products that have gained wide acceptance in the configuration management space. There are other </w:t>
      </w:r>
      <w:r w:rsidR="00397A03">
        <w:t>potential</w:t>
      </w:r>
      <w:r>
        <w:t xml:space="preserve"> solutions, but the products shown here are </w:t>
      </w:r>
      <w:r w:rsidR="00752DFD">
        <w:t>common</w:t>
      </w:r>
      <w:r>
        <w:t>.</w:t>
      </w:r>
      <w:r w:rsidR="00137E71">
        <w:t xml:space="preserve"> Again, API development and configuration management can be implemented using this component </w:t>
      </w:r>
      <w:proofErr w:type="gramStart"/>
      <w:r w:rsidR="00137E71">
        <w:t>example</w:t>
      </w:r>
      <w:proofErr w:type="gramEnd"/>
      <w:r w:rsidR="00137E71">
        <w:t xml:space="preserve"> but a non-API effort can also utilize this model. </w:t>
      </w:r>
      <w:r w:rsidR="000F6178">
        <w:t>The diagram depicts the connectivity between components using arrows. Because this is a conceptual diagram the arrows are implemented utilizing plugin components. For example, the integration between GitHub and Jenkins</w:t>
      </w:r>
      <w:r w:rsidR="007A7C35">
        <w:t xml:space="preserve"> utilizes </w:t>
      </w:r>
      <w:r w:rsidR="006B5D83">
        <w:t>the</w:t>
      </w:r>
      <w:r w:rsidR="007A7C35">
        <w:t xml:space="preserve"> </w:t>
      </w:r>
      <w:proofErr w:type="spellStart"/>
      <w:r w:rsidR="006B5D83">
        <w:t>Github</w:t>
      </w:r>
      <w:proofErr w:type="spellEnd"/>
      <w:r w:rsidR="005914AA">
        <w:t>/Jenkins</w:t>
      </w:r>
      <w:r w:rsidR="006B5D83">
        <w:t xml:space="preserve"> Plugin. This plugin </w:t>
      </w:r>
      <w:r w:rsidR="002656EE">
        <w:t xml:space="preserve">facilitates the </w:t>
      </w:r>
      <w:r w:rsidR="006B5D83">
        <w:t>integrat</w:t>
      </w:r>
      <w:r w:rsidR="002656EE">
        <w:t xml:space="preserve">ion of </w:t>
      </w:r>
      <w:r w:rsidR="006B5D83">
        <w:t xml:space="preserve">Jenkins with </w:t>
      </w:r>
      <w:proofErr w:type="spellStart"/>
      <w:r w:rsidR="006B5D83">
        <w:t>Github</w:t>
      </w:r>
      <w:proofErr w:type="spellEnd"/>
      <w:r w:rsidR="006B5D83">
        <w:t xml:space="preserve"> projects.</w:t>
      </w:r>
    </w:p>
    <w:p w14:paraId="3ADC2C61" w14:textId="4E3AF0A3" w:rsidR="00895B25" w:rsidRDefault="00895B25" w:rsidP="006B5D83">
      <w:pPr>
        <w:pStyle w:val="BodyText"/>
      </w:pPr>
      <w:r>
        <w:t>A point should be raised regarding the</w:t>
      </w:r>
      <w:r w:rsidRPr="00895B25">
        <w:t xml:space="preserve"> Configuration Management Automation </w:t>
      </w:r>
      <w:r>
        <w:t xml:space="preserve">subject matter covered in this section. The creation of a complex automation eco-system, as detailed in the </w:t>
      </w:r>
      <w:r>
        <w:lastRenderedPageBreak/>
        <w:t xml:space="preserve">following diagram, is the culmination of design efforts by many senior technical personnel. </w:t>
      </w:r>
      <w:r w:rsidR="008D1903">
        <w:t>Typically,</w:t>
      </w:r>
      <w:r>
        <w:t xml:space="preserve"> an API developer would not be part of this technical </w:t>
      </w:r>
      <w:proofErr w:type="gramStart"/>
      <w:r>
        <w:t>effort</w:t>
      </w:r>
      <w:proofErr w:type="gramEnd"/>
      <w:r>
        <w:t xml:space="preserve"> but the intent is to provide the developer with an understandable view of the overall automation eco-system integrations and flows. </w:t>
      </w:r>
    </w:p>
    <w:p w14:paraId="4A871465" w14:textId="50131D00" w:rsidR="00DC7EF4" w:rsidRDefault="00752DFD" w:rsidP="00E94EEB">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Configuration Management Automation Example</w:t>
      </w:r>
    </w:p>
    <w:p w14:paraId="0EBC10D7" w14:textId="77777777" w:rsidR="00E94EEB" w:rsidRPr="00D2291A" w:rsidRDefault="00E94EEB" w:rsidP="00E94EEB">
      <w:pPr>
        <w:pBdr>
          <w:top w:val="single" w:sz="4" w:space="1" w:color="auto"/>
          <w:left w:val="single" w:sz="4" w:space="4" w:color="auto"/>
          <w:bottom w:val="single" w:sz="4" w:space="1" w:color="auto"/>
          <w:right w:val="single" w:sz="4" w:space="4" w:color="auto"/>
        </w:pBdr>
      </w:pPr>
      <w:r>
        <w:object w:dxaOrig="13077" w:dyaOrig="11335" w14:anchorId="5481B2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5pt;height:405.1pt" o:ole="">
            <v:imagedata r:id="rId11" o:title=""/>
          </v:shape>
          <o:OLEObject Type="Embed" ProgID="Visio.Drawing.11" ShapeID="_x0000_i1025" DrawAspect="Content" ObjectID="_1596973381" r:id="rId12"/>
        </w:object>
      </w:r>
    </w:p>
    <w:p w14:paraId="27135646" w14:textId="3B4D7820" w:rsidR="00496B19" w:rsidRPr="00496B19" w:rsidRDefault="00496B19" w:rsidP="00BA3C2B">
      <w:pPr>
        <w:pStyle w:val="BodyText"/>
      </w:pPr>
      <w:r w:rsidRPr="00496B19">
        <w:t xml:space="preserve">Short </w:t>
      </w:r>
      <w:r w:rsidR="00B55AC8">
        <w:t>high-level</w:t>
      </w:r>
      <w:r w:rsidR="00735F5C">
        <w:t xml:space="preserve"> </w:t>
      </w:r>
      <w:r w:rsidRPr="00496B19">
        <w:t>descriptions</w:t>
      </w:r>
      <w:r w:rsidR="00735F5C">
        <w:t xml:space="preserve"> (mostly of the marketing variety) </w:t>
      </w:r>
      <w:r w:rsidRPr="00496B19">
        <w:t xml:space="preserve">of the </w:t>
      </w:r>
      <w:r w:rsidR="004357E8">
        <w:t xml:space="preserve">products </w:t>
      </w:r>
      <w:r w:rsidRPr="00496B19">
        <w:t>de</w:t>
      </w:r>
      <w:r>
        <w:t xml:space="preserve">picted in the above diagram follow. Certain component groupings contained multiple product choices. A grouping that have multiple choices will contain a reference to the desirable component. </w:t>
      </w:r>
    </w:p>
    <w:p w14:paraId="119C145B" w14:textId="72E756C1" w:rsidR="00255718" w:rsidRPr="00135B02" w:rsidRDefault="00135B02" w:rsidP="00BA3C2B">
      <w:pPr>
        <w:pStyle w:val="BodyText"/>
        <w:rPr>
          <w:b/>
        </w:rPr>
      </w:pPr>
      <w:r w:rsidRPr="00135B02">
        <w:rPr>
          <w:b/>
        </w:rPr>
        <w:t>Build Automation Products</w:t>
      </w:r>
    </w:p>
    <w:p w14:paraId="50AFCC1E" w14:textId="166A5CCC" w:rsidR="00255718" w:rsidRDefault="00135B02" w:rsidP="00440A71">
      <w:pPr>
        <w:pStyle w:val="BodyText"/>
        <w:numPr>
          <w:ilvl w:val="0"/>
          <w:numId w:val="46"/>
        </w:numPr>
        <w:spacing w:before="0" w:after="0"/>
      </w:pPr>
      <w:r>
        <w:t>Maven</w:t>
      </w:r>
    </w:p>
    <w:p w14:paraId="0976C525" w14:textId="7C9FBF48" w:rsidR="00135B02" w:rsidRDefault="00135B02" w:rsidP="00440A71">
      <w:pPr>
        <w:pStyle w:val="BodyText"/>
        <w:numPr>
          <w:ilvl w:val="0"/>
          <w:numId w:val="46"/>
        </w:numPr>
        <w:spacing w:before="0" w:after="0"/>
      </w:pPr>
      <w:r>
        <w:t>Ant</w:t>
      </w:r>
    </w:p>
    <w:p w14:paraId="177A1FA6" w14:textId="7D92AE42" w:rsidR="00135B02" w:rsidRDefault="00135B02" w:rsidP="00440A71">
      <w:pPr>
        <w:pStyle w:val="BodyText"/>
        <w:numPr>
          <w:ilvl w:val="0"/>
          <w:numId w:val="46"/>
        </w:numPr>
        <w:spacing w:before="0" w:after="0"/>
      </w:pPr>
      <w:r>
        <w:t>Gradle</w:t>
      </w:r>
    </w:p>
    <w:p w14:paraId="7F3404F8" w14:textId="1541F3DB" w:rsidR="00121244" w:rsidRDefault="00121244" w:rsidP="00121244">
      <w:pPr>
        <w:pStyle w:val="BodyText"/>
        <w:spacing w:before="0" w:after="0"/>
        <w:ind w:left="360"/>
      </w:pPr>
      <w:r>
        <w:t>Gradle and Maven are more recent build automation products. ANT is a product that has been in use for several years. Maven has a larger user base as compared to Gradle</w:t>
      </w:r>
      <w:r w:rsidR="00295825">
        <w:t xml:space="preserve"> and is the </w:t>
      </w:r>
      <w:r w:rsidR="00295825">
        <w:lastRenderedPageBreak/>
        <w:t>recommended product</w:t>
      </w:r>
      <w:r>
        <w:t>.</w:t>
      </w:r>
      <w:r w:rsidR="00295825">
        <w:t xml:space="preserve"> The </w:t>
      </w:r>
      <w:r w:rsidR="00295825" w:rsidRPr="002E60DA">
        <w:rPr>
          <w:i/>
        </w:rPr>
        <w:t>ASG_API_Playbook_08.00 Developer Setup Section</w:t>
      </w:r>
      <w:r w:rsidR="00295825">
        <w:t xml:space="preserve"> has a detailed description of Maven.</w:t>
      </w:r>
    </w:p>
    <w:p w14:paraId="12D7FF1B" w14:textId="6CF1005E" w:rsidR="00DD65A3" w:rsidRDefault="00DD65A3" w:rsidP="00BA3C2B">
      <w:pPr>
        <w:pStyle w:val="BodyText"/>
        <w:rPr>
          <w:b/>
        </w:rPr>
      </w:pPr>
      <w:r>
        <w:rPr>
          <w:b/>
        </w:rPr>
        <w:t>Source Code Management Products</w:t>
      </w:r>
    </w:p>
    <w:p w14:paraId="12AE468E" w14:textId="2F5C723F" w:rsidR="00DD65A3" w:rsidRPr="00DD65A3" w:rsidRDefault="00DD65A3" w:rsidP="00CE46FD">
      <w:pPr>
        <w:pStyle w:val="BodyText"/>
        <w:numPr>
          <w:ilvl w:val="0"/>
          <w:numId w:val="47"/>
        </w:numPr>
        <w:spacing w:before="0" w:after="0"/>
      </w:pPr>
      <w:r w:rsidRPr="00DD65A3">
        <w:t>Git</w:t>
      </w:r>
      <w:r w:rsidR="00CE46FD">
        <w:t>/GitHu</w:t>
      </w:r>
      <w:r w:rsidR="0041125A">
        <w:t xml:space="preserve">b </w:t>
      </w:r>
    </w:p>
    <w:p w14:paraId="418833A8" w14:textId="72066522" w:rsidR="00DD65A3" w:rsidRDefault="00DD65A3" w:rsidP="00440A71">
      <w:pPr>
        <w:pStyle w:val="BodyText"/>
        <w:numPr>
          <w:ilvl w:val="0"/>
          <w:numId w:val="47"/>
        </w:numPr>
        <w:spacing w:before="0" w:after="0"/>
      </w:pPr>
      <w:r w:rsidRPr="00DD65A3">
        <w:t>Subversion</w:t>
      </w:r>
      <w:r w:rsidR="00CE46FD">
        <w:t xml:space="preserve"> (SVN) </w:t>
      </w:r>
    </w:p>
    <w:p w14:paraId="3A60B3F5" w14:textId="04413CC0" w:rsidR="002E60DA" w:rsidRDefault="00CE46FD" w:rsidP="002E60DA">
      <w:pPr>
        <w:pStyle w:val="BodyText"/>
        <w:spacing w:before="0" w:after="0"/>
        <w:ind w:left="360"/>
      </w:pPr>
      <w:r>
        <w:t xml:space="preserve">Git is a </w:t>
      </w:r>
      <w:r w:rsidRPr="0041125A">
        <w:t>distributed version control system</w:t>
      </w:r>
      <w:r>
        <w:t xml:space="preserve"> that has many enhanced features like branching and merging. SVN is a </w:t>
      </w:r>
      <w:r w:rsidRPr="00CE46FD">
        <w:t>centralized</w:t>
      </w:r>
      <w:r>
        <w:t xml:space="preserve"> system that has been is use for some time. </w:t>
      </w:r>
    </w:p>
    <w:p w14:paraId="55C4448D" w14:textId="2CA42914" w:rsidR="00CE46FD" w:rsidRDefault="00CE46FD" w:rsidP="002E60DA">
      <w:pPr>
        <w:pStyle w:val="BodyText"/>
        <w:spacing w:before="0" w:after="0"/>
        <w:ind w:left="360"/>
      </w:pPr>
      <w:r w:rsidRPr="00CE46FD">
        <w:t>Git is not better or worse</w:t>
      </w:r>
      <w:r>
        <w:t xml:space="preserve"> than SVN</w:t>
      </w:r>
      <w:r w:rsidRPr="00CE46FD">
        <w:t xml:space="preserve">, it's just different. </w:t>
      </w:r>
      <w:r>
        <w:t xml:space="preserve">If there is a need </w:t>
      </w:r>
      <w:r w:rsidRPr="00CE46FD">
        <w:t>for Offline Source Control and the willingness to spend some extra time learning it</w:t>
      </w:r>
      <w:r w:rsidR="004C142F">
        <w:t>, then</w:t>
      </w:r>
      <w:r>
        <w:t xml:space="preserve"> Git is </w:t>
      </w:r>
      <w:proofErr w:type="gramStart"/>
      <w:r w:rsidR="000E4D79">
        <w:t>a good choice</w:t>
      </w:r>
      <w:proofErr w:type="gramEnd"/>
      <w:r>
        <w:t>.</w:t>
      </w:r>
      <w:r w:rsidRPr="00CE46FD">
        <w:t xml:space="preserve"> But if </w:t>
      </w:r>
      <w:r>
        <w:t xml:space="preserve">there is a need for a </w:t>
      </w:r>
      <w:r w:rsidRPr="00CE46FD">
        <w:t xml:space="preserve">strictly centralized Source Control then the simplicity and excellent </w:t>
      </w:r>
      <w:r w:rsidR="00DC379C">
        <w:t xml:space="preserve">Windows based </w:t>
      </w:r>
      <w:r w:rsidRPr="00CE46FD">
        <w:t xml:space="preserve">tooling </w:t>
      </w:r>
      <w:r w:rsidR="00DC379C">
        <w:t>o</w:t>
      </w:r>
      <w:r w:rsidRPr="00CE46FD">
        <w:t xml:space="preserve">f SVN </w:t>
      </w:r>
      <w:r>
        <w:t>work</w:t>
      </w:r>
      <w:r w:rsidR="004C142F">
        <w:t>s</w:t>
      </w:r>
      <w:r>
        <w:t xml:space="preserve"> well.</w:t>
      </w:r>
    </w:p>
    <w:p w14:paraId="0ED7EB70" w14:textId="51C73270" w:rsidR="00CE46FD" w:rsidRPr="00DD65A3" w:rsidRDefault="00CE46FD" w:rsidP="002E60DA">
      <w:pPr>
        <w:pStyle w:val="BodyText"/>
        <w:spacing w:before="0" w:after="0"/>
        <w:ind w:left="360"/>
      </w:pPr>
      <w:r>
        <w:t>Because of the growing acceptance of Git and GitHub</w:t>
      </w:r>
      <w:r w:rsidR="003D3BCB">
        <w:t>, Git is the recommended product.</w:t>
      </w:r>
    </w:p>
    <w:p w14:paraId="68410973" w14:textId="6C917DA8" w:rsidR="00DD65A3" w:rsidRDefault="00440A71" w:rsidP="00BA3C2B">
      <w:pPr>
        <w:pStyle w:val="BodyText"/>
        <w:rPr>
          <w:b/>
        </w:rPr>
      </w:pPr>
      <w:r>
        <w:rPr>
          <w:b/>
        </w:rPr>
        <w:t>Continuous Integration</w:t>
      </w:r>
    </w:p>
    <w:p w14:paraId="0034B71E" w14:textId="5BA59831" w:rsidR="00DD65A3" w:rsidRDefault="00440A71" w:rsidP="0017484F">
      <w:pPr>
        <w:pStyle w:val="BodyText"/>
        <w:numPr>
          <w:ilvl w:val="0"/>
          <w:numId w:val="48"/>
        </w:numPr>
        <w:spacing w:before="0" w:after="0"/>
      </w:pPr>
      <w:r w:rsidRPr="00440A71">
        <w:t>Jenkins</w:t>
      </w:r>
    </w:p>
    <w:p w14:paraId="7ACC69A3" w14:textId="2C19C355" w:rsidR="00051F27" w:rsidRDefault="00051F27" w:rsidP="0017484F">
      <w:pPr>
        <w:pStyle w:val="BodyText"/>
        <w:spacing w:before="0" w:after="0"/>
        <w:ind w:left="360"/>
      </w:pPr>
      <w:r w:rsidRPr="00051F27">
        <w:t xml:space="preserve">Jenkins is an open </w:t>
      </w:r>
      <w:r>
        <w:t>Continuous Integration S</w:t>
      </w:r>
      <w:r w:rsidRPr="00051F27">
        <w:t xml:space="preserve">ource </w:t>
      </w:r>
      <w:r>
        <w:t>A</w:t>
      </w:r>
      <w:r w:rsidRPr="00051F27">
        <w:t xml:space="preserve">utomation </w:t>
      </w:r>
      <w:r>
        <w:t>platform</w:t>
      </w:r>
      <w:r w:rsidRPr="00051F27">
        <w:t xml:space="preserve">. </w:t>
      </w:r>
      <w:r>
        <w:t>O</w:t>
      </w:r>
      <w:r w:rsidRPr="00051F27">
        <w:t>rganizations can accelerate</w:t>
      </w:r>
      <w:r>
        <w:t xml:space="preserve"> </w:t>
      </w:r>
      <w:r w:rsidRPr="00051F27">
        <w:t xml:space="preserve">the software development </w:t>
      </w:r>
      <w:r>
        <w:t>flow</w:t>
      </w:r>
      <w:r w:rsidRPr="00051F27">
        <w:t xml:space="preserve"> by automating </w:t>
      </w:r>
      <w:r>
        <w:t>the steps of the process</w:t>
      </w:r>
      <w:r w:rsidRPr="00051F27">
        <w:t xml:space="preserve">. Jenkins manages and controls software delivery processes throughout the entire lifecycle, including </w:t>
      </w:r>
      <w:r>
        <w:t xml:space="preserve">such tasks as </w:t>
      </w:r>
      <w:r w:rsidRPr="00051F27">
        <w:t xml:space="preserve">build, document, </w:t>
      </w:r>
      <w:r>
        <w:t>test, package, stage, deployment</w:t>
      </w:r>
      <w:r w:rsidRPr="00051F27">
        <w:t xml:space="preserve">, </w:t>
      </w:r>
      <w:r>
        <w:t xml:space="preserve">and </w:t>
      </w:r>
      <w:r w:rsidRPr="00051F27">
        <w:t>static code analysis</w:t>
      </w:r>
      <w:r>
        <w:t>.</w:t>
      </w:r>
    </w:p>
    <w:p w14:paraId="192DFC6B" w14:textId="58DB15A1" w:rsidR="00860B43" w:rsidRDefault="002B24D2" w:rsidP="002B24D2">
      <w:pPr>
        <w:pStyle w:val="BodyText"/>
        <w:numPr>
          <w:ilvl w:val="0"/>
          <w:numId w:val="48"/>
        </w:numPr>
        <w:spacing w:before="0" w:after="0"/>
      </w:pPr>
      <w:r>
        <w:t xml:space="preserve">OpenShift Pipeline Jenkins </w:t>
      </w:r>
      <w:r w:rsidR="007C1ECC">
        <w:t>Plugin</w:t>
      </w:r>
    </w:p>
    <w:p w14:paraId="5E373A58" w14:textId="75965DEB" w:rsidR="00860B43" w:rsidRDefault="007C1ECC" w:rsidP="0017484F">
      <w:pPr>
        <w:pStyle w:val="BodyText"/>
        <w:spacing w:before="0" w:after="0"/>
        <w:ind w:left="360"/>
      </w:pPr>
      <w:r w:rsidRPr="007C1ECC">
        <w:t xml:space="preserve">OpenShift provides a Jenkins Container as the CI/CD tool to run on an OpenShift cluster. </w:t>
      </w:r>
      <w:r>
        <w:t xml:space="preserve">This </w:t>
      </w:r>
      <w:r w:rsidRPr="007C1ECC">
        <w:t xml:space="preserve">Jenkins Container </w:t>
      </w:r>
      <w:r>
        <w:t xml:space="preserve">is used to set up a configuration </w:t>
      </w:r>
      <w:r w:rsidRPr="007C1ECC">
        <w:t>pipeline to deploy applications to an OpenShift cluster</w:t>
      </w:r>
      <w:r>
        <w:t>.</w:t>
      </w:r>
      <w:r w:rsidR="00D875FD">
        <w:t xml:space="preserve"> This is an integrated solution that is different from running </w:t>
      </w:r>
      <w:r w:rsidR="00D875FD" w:rsidRPr="00D875FD">
        <w:t xml:space="preserve">Jenkins outside OpenShift </w:t>
      </w:r>
      <w:r w:rsidR="00D875FD">
        <w:t>that deploys</w:t>
      </w:r>
      <w:r w:rsidR="00D875FD" w:rsidRPr="00D875FD">
        <w:t xml:space="preserve"> applications to an OpenShift cluster.</w:t>
      </w:r>
    </w:p>
    <w:p w14:paraId="4D2992A9" w14:textId="1C8BE97C" w:rsidR="00440A71" w:rsidRPr="00440A71" w:rsidRDefault="00440A71" w:rsidP="00440A71">
      <w:pPr>
        <w:pStyle w:val="BodyText"/>
        <w:rPr>
          <w:b/>
        </w:rPr>
      </w:pPr>
      <w:r w:rsidRPr="00440A71">
        <w:rPr>
          <w:b/>
        </w:rPr>
        <w:t>Binary Repository Manager</w:t>
      </w:r>
    </w:p>
    <w:p w14:paraId="5B500953" w14:textId="22DDE110" w:rsidR="00440A71" w:rsidRPr="00440A71" w:rsidRDefault="00440A71" w:rsidP="0074017F">
      <w:pPr>
        <w:pStyle w:val="BodyText"/>
        <w:numPr>
          <w:ilvl w:val="0"/>
          <w:numId w:val="48"/>
        </w:numPr>
        <w:spacing w:before="0" w:after="0"/>
      </w:pPr>
      <w:r>
        <w:t>Artifactory</w:t>
      </w:r>
    </w:p>
    <w:p w14:paraId="22CE7C62" w14:textId="4E0B7265" w:rsidR="00685C1B" w:rsidRPr="00685C1B" w:rsidRDefault="00685C1B" w:rsidP="0074017F">
      <w:pPr>
        <w:pStyle w:val="BodyText"/>
        <w:spacing w:before="0" w:after="0"/>
        <w:ind w:left="360"/>
      </w:pPr>
      <w:r>
        <w:t>Artifactory</w:t>
      </w:r>
      <w:r w:rsidR="006F49BB">
        <w:t xml:space="preserve"> (short for Artifact Repository) </w:t>
      </w:r>
      <w:r>
        <w:t>is a product that serves as a binary repository manager.</w:t>
      </w:r>
      <w:r w:rsidRPr="00685C1B">
        <w:t xml:space="preserve"> The binary repository is a natural extension to </w:t>
      </w:r>
      <w:r w:rsidR="004D6F87">
        <w:t xml:space="preserve">a </w:t>
      </w:r>
      <w:r w:rsidRPr="00685C1B">
        <w:t>source code repository</w:t>
      </w:r>
      <w:r w:rsidR="004D6F87">
        <w:t xml:space="preserve">. It will </w:t>
      </w:r>
      <w:r w:rsidRPr="00685C1B">
        <w:t xml:space="preserve">store the outcome of </w:t>
      </w:r>
      <w:r w:rsidR="004D6F87">
        <w:t>a</w:t>
      </w:r>
      <w:r w:rsidRPr="00685C1B">
        <w:t xml:space="preserve"> build process</w:t>
      </w:r>
      <w:r w:rsidR="00EE69E3">
        <w:t xml:space="preserve"> sometime</w:t>
      </w:r>
      <w:r w:rsidR="004D6F87">
        <w:t xml:space="preserve"> </w:t>
      </w:r>
      <w:r w:rsidR="00EE69E3">
        <w:t>known as artifacts.</w:t>
      </w:r>
      <w:r w:rsidR="00033E2B">
        <w:t xml:space="preserve"> </w:t>
      </w:r>
      <w:r w:rsidR="00A63547">
        <w:t xml:space="preserve">For </w:t>
      </w:r>
      <w:r w:rsidR="002F7077">
        <w:t>example,</w:t>
      </w:r>
      <w:r w:rsidR="00033E2B">
        <w:t xml:space="preserve"> artifacts </w:t>
      </w:r>
      <w:r w:rsidR="002F7077">
        <w:t xml:space="preserve">in </w:t>
      </w:r>
      <w:r w:rsidR="00A63547">
        <w:t>the J</w:t>
      </w:r>
      <w:r w:rsidR="00033E2B" w:rsidRPr="00033E2B">
        <w:t>ava</w:t>
      </w:r>
      <w:r w:rsidR="00A63547">
        <w:t xml:space="preserve"> world</w:t>
      </w:r>
      <w:r w:rsidR="00504A7D">
        <w:t xml:space="preserve"> are</w:t>
      </w:r>
      <w:r w:rsidR="00033E2B" w:rsidRPr="00033E2B">
        <w:t xml:space="preserve"> jar, ear, war etc</w:t>
      </w:r>
      <w:r w:rsidR="00033E2B">
        <w:t>.</w:t>
      </w:r>
    </w:p>
    <w:p w14:paraId="28366F52" w14:textId="77777777" w:rsidR="00440A71" w:rsidRPr="009431B0" w:rsidRDefault="00440A71" w:rsidP="00440A71">
      <w:pPr>
        <w:pStyle w:val="BodyText"/>
        <w:rPr>
          <w:b/>
        </w:rPr>
      </w:pPr>
      <w:r w:rsidRPr="009431B0">
        <w:rPr>
          <w:b/>
        </w:rPr>
        <w:t>Highly Available OpenShift Cluster Deployment</w:t>
      </w:r>
    </w:p>
    <w:p w14:paraId="4B5965C5" w14:textId="3D69B1F5" w:rsidR="00440A71" w:rsidRDefault="00440A71" w:rsidP="0017484F">
      <w:pPr>
        <w:pStyle w:val="BodyText"/>
        <w:numPr>
          <w:ilvl w:val="0"/>
          <w:numId w:val="35"/>
        </w:numPr>
        <w:spacing w:before="0" w:after="0"/>
      </w:pPr>
      <w:r w:rsidRPr="00753986">
        <w:t>Ansible</w:t>
      </w:r>
    </w:p>
    <w:p w14:paraId="2F1ABF9F" w14:textId="7B788F57" w:rsidR="001C63AE" w:rsidRDefault="00162564" w:rsidP="0017484F">
      <w:pPr>
        <w:pStyle w:val="BodyText"/>
        <w:spacing w:before="0" w:after="0"/>
        <w:ind w:left="360"/>
      </w:pPr>
      <w:r>
        <w:t xml:space="preserve">Ansible is </w:t>
      </w:r>
      <w:r w:rsidR="0088754E">
        <w:t>product</w:t>
      </w:r>
      <w:r w:rsidR="00FC2EF1" w:rsidRPr="00162564">
        <w:t xml:space="preserve"> </w:t>
      </w:r>
      <w:r w:rsidR="001C63AE" w:rsidRPr="001C63AE">
        <w:t>that automates software provisioning, configuration managem</w:t>
      </w:r>
      <w:r w:rsidR="001C63AE">
        <w:t xml:space="preserve">ent, and application deployments. It </w:t>
      </w:r>
      <w:r w:rsidR="001C63AE" w:rsidRPr="001C63AE">
        <w:t>automates cloud provisioning, configuration management, application deployment, intra-service orchestration</w:t>
      </w:r>
      <w:r w:rsidR="001C63AE">
        <w:t xml:space="preserve"> plus other</w:t>
      </w:r>
      <w:r w:rsidR="001C63AE" w:rsidRPr="001C63AE">
        <w:t xml:space="preserve"> IT needs.</w:t>
      </w:r>
    </w:p>
    <w:p w14:paraId="4DD7F5F3" w14:textId="1C24636B" w:rsidR="00440A71" w:rsidRDefault="00440A71" w:rsidP="00BA3C2B">
      <w:pPr>
        <w:pStyle w:val="BodyText"/>
        <w:rPr>
          <w:b/>
        </w:rPr>
      </w:pPr>
      <w:r>
        <w:rPr>
          <w:b/>
        </w:rPr>
        <w:t>Platform</w:t>
      </w:r>
      <w:r w:rsidR="00FC5F6E">
        <w:rPr>
          <w:b/>
        </w:rPr>
        <w:t>-</w:t>
      </w:r>
      <w:r>
        <w:rPr>
          <w:b/>
        </w:rPr>
        <w:t>As</w:t>
      </w:r>
      <w:r w:rsidR="00FC5F6E">
        <w:rPr>
          <w:b/>
        </w:rPr>
        <w:t>-</w:t>
      </w:r>
      <w:r>
        <w:rPr>
          <w:b/>
        </w:rPr>
        <w:t>A</w:t>
      </w:r>
      <w:r w:rsidR="00FC5F6E">
        <w:rPr>
          <w:b/>
        </w:rPr>
        <w:t>-</w:t>
      </w:r>
      <w:r>
        <w:rPr>
          <w:b/>
        </w:rPr>
        <w:t>Service Application Hosting Platform</w:t>
      </w:r>
    </w:p>
    <w:p w14:paraId="44BB1C77" w14:textId="3EBCFBD6" w:rsidR="00440A71" w:rsidRDefault="00440A71" w:rsidP="0074017F">
      <w:pPr>
        <w:pStyle w:val="BodyText"/>
        <w:numPr>
          <w:ilvl w:val="0"/>
          <w:numId w:val="48"/>
        </w:numPr>
        <w:spacing w:before="0" w:after="0"/>
      </w:pPr>
      <w:r w:rsidRPr="00440A71">
        <w:t>OpenShift</w:t>
      </w:r>
    </w:p>
    <w:p w14:paraId="73162538" w14:textId="7D03277F" w:rsidR="00310780" w:rsidRDefault="00310780" w:rsidP="0074017F">
      <w:pPr>
        <w:pStyle w:val="BodyText"/>
        <w:spacing w:before="0" w:after="0"/>
        <w:ind w:left="360"/>
      </w:pPr>
      <w:r w:rsidRPr="00310780">
        <w:t xml:space="preserve">OpenShift Container Platform offers </w:t>
      </w:r>
      <w:r>
        <w:t xml:space="preserve">a full </w:t>
      </w:r>
      <w:r w:rsidR="00A57897">
        <w:t>enterprise</w:t>
      </w:r>
      <w:r>
        <w:t xml:space="preserve"> </w:t>
      </w:r>
      <w:r w:rsidRPr="00310780">
        <w:t xml:space="preserve">enterprises </w:t>
      </w:r>
      <w:r>
        <w:t xml:space="preserve">level control </w:t>
      </w:r>
      <w:r w:rsidR="00162564" w:rsidRPr="00310780">
        <w:t>over Kubernetes</w:t>
      </w:r>
      <w:r w:rsidRPr="00310780">
        <w:t xml:space="preserve"> environments, whether they’re on-premise or in the public cloud</w:t>
      </w:r>
      <w:r w:rsidR="00A57897">
        <w:t xml:space="preserve">, </w:t>
      </w:r>
      <w:r w:rsidR="0088754E">
        <w:t>this</w:t>
      </w:r>
      <w:r w:rsidR="00A57897">
        <w:t xml:space="preserve"> provides the capability to </w:t>
      </w:r>
      <w:r w:rsidRPr="00310780">
        <w:t>build and run applications anywhere.</w:t>
      </w:r>
    </w:p>
    <w:p w14:paraId="35E35F31" w14:textId="3A2F84F5" w:rsidR="00440A71" w:rsidRDefault="00440A71" w:rsidP="00BA3C2B">
      <w:pPr>
        <w:pStyle w:val="BodyText"/>
        <w:rPr>
          <w:b/>
        </w:rPr>
      </w:pPr>
      <w:r>
        <w:rPr>
          <w:b/>
        </w:rPr>
        <w:t>Container Orchestration and Management</w:t>
      </w:r>
    </w:p>
    <w:p w14:paraId="4C0C71A9" w14:textId="31007EFB" w:rsidR="00440A71" w:rsidRDefault="00440A71" w:rsidP="0074017F">
      <w:pPr>
        <w:pStyle w:val="BodyText"/>
        <w:numPr>
          <w:ilvl w:val="0"/>
          <w:numId w:val="48"/>
        </w:numPr>
        <w:spacing w:before="0" w:after="0"/>
      </w:pPr>
      <w:r w:rsidRPr="00440A71">
        <w:t>Kubernetes</w:t>
      </w:r>
    </w:p>
    <w:p w14:paraId="7B1441AA" w14:textId="2B40A8D8" w:rsidR="00162564" w:rsidRDefault="00162564" w:rsidP="0074017F">
      <w:pPr>
        <w:pStyle w:val="BodyText"/>
        <w:spacing w:before="0" w:after="0"/>
        <w:ind w:left="360"/>
      </w:pPr>
      <w:r w:rsidRPr="00162564">
        <w:lastRenderedPageBreak/>
        <w:t xml:space="preserve">Kubernetes is </w:t>
      </w:r>
      <w:r w:rsidR="0088754E">
        <w:t xml:space="preserve">a </w:t>
      </w:r>
      <w:r w:rsidR="00935EBF">
        <w:t>product</w:t>
      </w:r>
      <w:r w:rsidRPr="00162564">
        <w:t xml:space="preserve"> for automating deployment, scaling, and management of containerized applications. It groups containers that make up an application into logical units for easy management and discovery.</w:t>
      </w:r>
    </w:p>
    <w:p w14:paraId="58254C4E" w14:textId="27116A58" w:rsidR="00440A71" w:rsidRDefault="00440A71" w:rsidP="00BA3C2B">
      <w:pPr>
        <w:pStyle w:val="BodyText"/>
        <w:rPr>
          <w:b/>
        </w:rPr>
      </w:pPr>
      <w:r>
        <w:rPr>
          <w:b/>
        </w:rPr>
        <w:t>Application Containers</w:t>
      </w:r>
    </w:p>
    <w:p w14:paraId="60FDF411" w14:textId="07CB8C38" w:rsidR="00440A71" w:rsidRPr="00440A71" w:rsidRDefault="00440A71" w:rsidP="0074017F">
      <w:pPr>
        <w:pStyle w:val="BodyText"/>
        <w:numPr>
          <w:ilvl w:val="0"/>
          <w:numId w:val="48"/>
        </w:numPr>
        <w:spacing w:before="0" w:after="0"/>
      </w:pPr>
      <w:r w:rsidRPr="00440A71">
        <w:t>Dockers</w:t>
      </w:r>
    </w:p>
    <w:p w14:paraId="7CF82DEC" w14:textId="1C916D7F" w:rsidR="00440A71" w:rsidRPr="00162564" w:rsidRDefault="004D66DC" w:rsidP="00935EBF">
      <w:pPr>
        <w:pStyle w:val="BodyText"/>
        <w:spacing w:before="0" w:after="0"/>
        <w:ind w:left="360"/>
      </w:pPr>
      <w:r w:rsidRPr="0088754E">
        <w:t xml:space="preserve">Docker is </w:t>
      </w:r>
      <w:r>
        <w:t>producer</w:t>
      </w:r>
      <w:r w:rsidRPr="0088754E">
        <w:t xml:space="preserve"> that performs operating-system-level virtualization, also known as "containerization". </w:t>
      </w:r>
      <w:r>
        <w:t>It</w:t>
      </w:r>
      <w:r w:rsidR="00162564" w:rsidRPr="00162564">
        <w:t xml:space="preserve"> helps create and deploy software within containers. It’s </w:t>
      </w:r>
      <w:r>
        <w:t xml:space="preserve">a </w:t>
      </w:r>
      <w:r w:rsidR="00162564" w:rsidRPr="00162564">
        <w:t>collection of tools that help you “Build, Ship, and Run any App, Anywhere”</w:t>
      </w:r>
    </w:p>
    <w:p w14:paraId="483C79A7" w14:textId="32AEF309" w:rsidR="00443CC2" w:rsidRDefault="00443CC2" w:rsidP="00BA3C2B">
      <w:pPr>
        <w:pStyle w:val="BodyText"/>
      </w:pPr>
    </w:p>
    <w:p w14:paraId="63FA652F" w14:textId="0A0AE202" w:rsidR="00890A70" w:rsidRDefault="00890A70" w:rsidP="00890A70">
      <w:pPr>
        <w:pStyle w:val="Heading2"/>
      </w:pPr>
      <w:bookmarkStart w:id="30" w:name="_Toc519258829"/>
      <w:r>
        <w:t>API Versioning</w:t>
      </w:r>
    </w:p>
    <w:p w14:paraId="0B435F79" w14:textId="111F363A" w:rsidR="00890A70" w:rsidRDefault="00E04B82" w:rsidP="00890A70">
      <w:r>
        <w:t>A viable versioning strategy for software artifacts is a crucial consideration within configuration management. This section will detail versioning, when deploying APIs, using the RESTful architecture</w:t>
      </w:r>
      <w:r w:rsidR="004309E2">
        <w:t xml:space="preserve"> and its implementation from a HTTP Request and Response perspective.</w:t>
      </w:r>
    </w:p>
    <w:p w14:paraId="3E3AD57D" w14:textId="77777777" w:rsidR="006240AA" w:rsidRDefault="006240AA" w:rsidP="00ED468D">
      <w:pPr>
        <w:pStyle w:val="Heading3"/>
      </w:pPr>
      <w:bookmarkStart w:id="31" w:name="_Toc519258830"/>
      <w:bookmarkEnd w:id="30"/>
      <w:r>
        <w:t>When to Version</w:t>
      </w:r>
      <w:bookmarkEnd w:id="31"/>
    </w:p>
    <w:p w14:paraId="721CF798" w14:textId="77777777" w:rsidR="006240AA" w:rsidRDefault="006240AA" w:rsidP="006240AA">
      <w:pPr>
        <w:pStyle w:val="BodyText"/>
      </w:pPr>
      <w:r>
        <w:t>APIs only need to be up-versioned when a breaking change is made. Breaking changes include:</w:t>
      </w:r>
    </w:p>
    <w:p w14:paraId="0B129729" w14:textId="6D03C37D" w:rsidR="006240AA" w:rsidRDefault="006240AA" w:rsidP="006240AA">
      <w:pPr>
        <w:pStyle w:val="BodyText"/>
        <w:numPr>
          <w:ilvl w:val="0"/>
          <w:numId w:val="32"/>
        </w:numPr>
        <w:spacing w:before="0" w:after="0"/>
      </w:pPr>
      <w:r>
        <w:t>A change in the format of the response data for one or more calls</w:t>
      </w:r>
    </w:p>
    <w:p w14:paraId="633DAE80" w14:textId="1E12BEDC" w:rsidR="006240AA" w:rsidRDefault="006240AA" w:rsidP="006240AA">
      <w:pPr>
        <w:pStyle w:val="BodyText"/>
        <w:numPr>
          <w:ilvl w:val="0"/>
          <w:numId w:val="32"/>
        </w:numPr>
        <w:spacing w:before="0" w:after="0"/>
      </w:pPr>
      <w:r>
        <w:t>A change in the response type (i.e. changing an integer to a float)</w:t>
      </w:r>
    </w:p>
    <w:p w14:paraId="505C3D97" w14:textId="4F641E52" w:rsidR="006240AA" w:rsidRDefault="006240AA" w:rsidP="006240AA">
      <w:pPr>
        <w:pStyle w:val="BodyText"/>
        <w:numPr>
          <w:ilvl w:val="0"/>
          <w:numId w:val="32"/>
        </w:numPr>
        <w:spacing w:before="0" w:after="0"/>
      </w:pPr>
      <w:r>
        <w:t>Removing any part of the API.</w:t>
      </w:r>
    </w:p>
    <w:p w14:paraId="7DB3A291" w14:textId="77777777" w:rsidR="006240AA" w:rsidRDefault="006240AA" w:rsidP="006240AA">
      <w:pPr>
        <w:pStyle w:val="BodyText"/>
      </w:pPr>
      <w:r>
        <w:t>Breaking changes should always result in a change to the major version number for an API or content response type.</w:t>
      </w:r>
    </w:p>
    <w:p w14:paraId="3049DCDC" w14:textId="123367C0" w:rsidR="006240AA" w:rsidRDefault="006240AA" w:rsidP="006240AA">
      <w:pPr>
        <w:pStyle w:val="BodyText"/>
      </w:pPr>
      <w:r>
        <w:t>Non-breaking changes, such as adding new endpoints or new response parameters, do not require a change to the major version number. However, it can be helpful to track the minor versions of APIs when changes are made to support customers who may be receiving cached versions of data or may be experiencing other API issues.</w:t>
      </w:r>
    </w:p>
    <w:p w14:paraId="78218B62" w14:textId="77777777" w:rsidR="00891F0C" w:rsidRDefault="00891F0C" w:rsidP="00ED468D">
      <w:pPr>
        <w:pStyle w:val="Heading3"/>
      </w:pPr>
      <w:bookmarkStart w:id="32" w:name="_Toc519258831"/>
      <w:r>
        <w:t>Versioning Guidelines</w:t>
      </w:r>
      <w:bookmarkEnd w:id="32"/>
    </w:p>
    <w:p w14:paraId="39ED1B06" w14:textId="5D1AB6F9" w:rsidR="00891F0C" w:rsidRDefault="00891F0C" w:rsidP="00891F0C">
      <w:pPr>
        <w:pStyle w:val="BodyText"/>
      </w:pPr>
      <w:r>
        <w:t xml:space="preserve">There is substantial </w:t>
      </w:r>
      <w:r w:rsidR="00FB379C">
        <w:t xml:space="preserve">discussion </w:t>
      </w:r>
      <w:r>
        <w:t xml:space="preserve">documentation on the web regarding RESTful versioning. This document will detail </w:t>
      </w:r>
      <w:r w:rsidRPr="00D932E3">
        <w:rPr>
          <w:b/>
        </w:rPr>
        <w:t>two</w:t>
      </w:r>
      <w:r>
        <w:t xml:space="preserve"> options that for the most part have been overwhelmingly referenced in these discussions</w:t>
      </w:r>
      <w:r w:rsidR="00FB379C">
        <w:t>:</w:t>
      </w:r>
      <w:r>
        <w:t xml:space="preserve"> </w:t>
      </w:r>
    </w:p>
    <w:p w14:paraId="631EB82C" w14:textId="77777777" w:rsidR="00A63592" w:rsidRDefault="00A63592" w:rsidP="00A63592">
      <w:pPr>
        <w:pStyle w:val="BodyText"/>
        <w:numPr>
          <w:ilvl w:val="0"/>
          <w:numId w:val="34"/>
        </w:numPr>
        <w:spacing w:before="0" w:after="0"/>
      </w:pPr>
      <w:r>
        <w:t>URI Versioning – version the URI space using version indicators</w:t>
      </w:r>
    </w:p>
    <w:p w14:paraId="2501C710" w14:textId="2C8C65A0" w:rsidR="00A63592" w:rsidRDefault="00A63592" w:rsidP="00A63592">
      <w:pPr>
        <w:pStyle w:val="BodyText"/>
        <w:numPr>
          <w:ilvl w:val="0"/>
          <w:numId w:val="34"/>
        </w:numPr>
        <w:spacing w:before="0" w:after="0"/>
      </w:pPr>
      <w:bookmarkStart w:id="33" w:name="_Hlk518649996"/>
      <w:r>
        <w:t xml:space="preserve">Media Type Versioning </w:t>
      </w:r>
      <w:bookmarkEnd w:id="33"/>
      <w:r>
        <w:t>– version the Representation of the Resource</w:t>
      </w:r>
    </w:p>
    <w:p w14:paraId="07BDC9FD" w14:textId="77777777" w:rsidR="00891F0C" w:rsidRDefault="00891F0C" w:rsidP="00891F0C">
      <w:pPr>
        <w:pStyle w:val="BodyText"/>
      </w:pPr>
      <w:r>
        <w:t xml:space="preserve">Pros and cons of each option will be noted. </w:t>
      </w:r>
    </w:p>
    <w:p w14:paraId="33715C81" w14:textId="7C5FBBEF" w:rsidR="007D6943" w:rsidRDefault="008C149F" w:rsidP="00E11FC5">
      <w:pPr>
        <w:pStyle w:val="Heading3"/>
      </w:pPr>
      <w:bookmarkStart w:id="34" w:name="_Toc519258832"/>
      <w:r>
        <w:t>URI Versioning</w:t>
      </w:r>
      <w:bookmarkEnd w:id="34"/>
    </w:p>
    <w:p w14:paraId="67230C69" w14:textId="43AD0ABB" w:rsidR="00C45C59" w:rsidRDefault="00C45C59" w:rsidP="00C45C59">
      <w:pPr>
        <w:pStyle w:val="BodyText"/>
        <w:rPr>
          <w:color w:val="000000"/>
          <w:szCs w:val="24"/>
        </w:rPr>
      </w:pPr>
      <w:r>
        <w:t xml:space="preserve">The </w:t>
      </w:r>
      <w:r w:rsidR="00132AAA">
        <w:t xml:space="preserve">first </w:t>
      </w:r>
      <w:r w:rsidRPr="00D0639D">
        <w:t xml:space="preserve">recommendation addresses how to handle versioning </w:t>
      </w:r>
      <w:r>
        <w:t>i</w:t>
      </w:r>
      <w:r w:rsidRPr="001F4E6D">
        <w:rPr>
          <w:color w:val="000000"/>
          <w:szCs w:val="24"/>
        </w:rPr>
        <w:t xml:space="preserve">f </w:t>
      </w:r>
      <w:r>
        <w:rPr>
          <w:color w:val="000000"/>
          <w:szCs w:val="24"/>
        </w:rPr>
        <w:t xml:space="preserve">the development community </w:t>
      </w:r>
      <w:r w:rsidRPr="001F4E6D">
        <w:rPr>
          <w:color w:val="000000"/>
          <w:szCs w:val="24"/>
        </w:rPr>
        <w:t>view</w:t>
      </w:r>
      <w:r>
        <w:rPr>
          <w:color w:val="000000"/>
          <w:szCs w:val="24"/>
        </w:rPr>
        <w:t>s</w:t>
      </w:r>
      <w:r w:rsidRPr="001F4E6D">
        <w:rPr>
          <w:color w:val="000000"/>
          <w:szCs w:val="24"/>
        </w:rPr>
        <w:t xml:space="preserve"> the URL as the most important facet</w:t>
      </w:r>
      <w:r w:rsidR="00C041AE">
        <w:rPr>
          <w:color w:val="000000"/>
          <w:szCs w:val="24"/>
        </w:rPr>
        <w:t xml:space="preserve"> </w:t>
      </w:r>
      <w:r w:rsidR="009C5D9B">
        <w:rPr>
          <w:color w:val="000000"/>
          <w:szCs w:val="24"/>
        </w:rPr>
        <w:t>which</w:t>
      </w:r>
      <w:r w:rsidR="00C041AE">
        <w:t xml:space="preserve"> </w:t>
      </w:r>
      <w:r w:rsidRPr="001F4E6D">
        <w:rPr>
          <w:color w:val="000000"/>
          <w:szCs w:val="24"/>
        </w:rPr>
        <w:t xml:space="preserve">make the URL the center of </w:t>
      </w:r>
      <w:r>
        <w:rPr>
          <w:color w:val="000000"/>
          <w:szCs w:val="24"/>
        </w:rPr>
        <w:t xml:space="preserve">the </w:t>
      </w:r>
      <w:r w:rsidRPr="001F4E6D">
        <w:rPr>
          <w:color w:val="000000"/>
          <w:szCs w:val="24"/>
        </w:rPr>
        <w:t xml:space="preserve">versioning efforts. </w:t>
      </w:r>
      <w:r w:rsidR="00132AAA">
        <w:rPr>
          <w:color w:val="000000"/>
          <w:szCs w:val="24"/>
        </w:rPr>
        <w:t xml:space="preserve"> </w:t>
      </w:r>
      <w:r>
        <w:rPr>
          <w:color w:val="000000"/>
          <w:szCs w:val="24"/>
        </w:rPr>
        <w:t>Developers</w:t>
      </w:r>
      <w:r w:rsidRPr="001F4E6D">
        <w:rPr>
          <w:color w:val="000000"/>
          <w:szCs w:val="24"/>
        </w:rPr>
        <w:t xml:space="preserve"> who are familiar with versioning with WS-* Web services tend to be more comfortable with changing the URL when versions change.</w:t>
      </w:r>
    </w:p>
    <w:p w14:paraId="5CA5C61C" w14:textId="77777777" w:rsidR="00CD00BB" w:rsidRDefault="00CD00BB" w:rsidP="00CD00BB">
      <w:pPr>
        <w:pStyle w:val="BodyText"/>
        <w:spacing w:before="0" w:after="0"/>
      </w:pPr>
      <w:r w:rsidRPr="00CD00BB">
        <w:lastRenderedPageBreak/>
        <w:t xml:space="preserve">Like most other problems with REST, a common flawed approach to API versioning stems from misunderstanding of the URI. This </w:t>
      </w:r>
      <w:proofErr w:type="gramStart"/>
      <w:r w:rsidRPr="00CD00BB">
        <w:t>popular way</w:t>
      </w:r>
      <w:proofErr w:type="gramEnd"/>
      <w:r w:rsidRPr="00CD00BB">
        <w:t xml:space="preserve"> simply adds a version number as a segment in the resource identifiers</w:t>
      </w:r>
    </w:p>
    <w:p w14:paraId="01715E6B" w14:textId="7E614D61" w:rsidR="00C45C59" w:rsidRDefault="00C45C59" w:rsidP="00C45C59">
      <w:pPr>
        <w:pStyle w:val="BodyText"/>
      </w:pPr>
      <w:r>
        <w:t xml:space="preserve">Adding, removing, reordering, and renaming fields constitutes a breaking change for </w:t>
      </w:r>
      <w:r w:rsidR="001846A6">
        <w:t xml:space="preserve">a </w:t>
      </w:r>
      <w:r w:rsidR="00517260">
        <w:t>client</w:t>
      </w:r>
      <w:r w:rsidR="003F2ACE">
        <w:t xml:space="preserve"> which </w:t>
      </w:r>
      <w:r w:rsidR="00517260">
        <w:t>philosophically is a departure from REST.</w:t>
      </w:r>
      <w:r>
        <w:t xml:space="preserve"> </w:t>
      </w:r>
      <w:r w:rsidR="00517260">
        <w:t xml:space="preserve">Creating </w:t>
      </w:r>
      <w:proofErr w:type="gramStart"/>
      <w:r w:rsidR="00517260">
        <w:t xml:space="preserve">a new </w:t>
      </w:r>
      <w:r>
        <w:t>version</w:t>
      </w:r>
      <w:proofErr w:type="gramEnd"/>
      <w:r>
        <w:t xml:space="preserve"> in this </w:t>
      </w:r>
      <w:r w:rsidR="00517260">
        <w:t>scenario,</w:t>
      </w:r>
      <w:r>
        <w:t xml:space="preserve"> change</w:t>
      </w:r>
      <w:r w:rsidR="00517260">
        <w:t xml:space="preserve">s </w:t>
      </w:r>
      <w:r>
        <w:t xml:space="preserve">the URL structure. </w:t>
      </w:r>
      <w:r w:rsidR="00517260">
        <w:t>The</w:t>
      </w:r>
      <w:r>
        <w:t xml:space="preserve"> </w:t>
      </w:r>
      <w:r w:rsidR="00B45C22">
        <w:t>resource</w:t>
      </w:r>
      <w:r>
        <w:t xml:space="preserve"> object version for 1.0</w:t>
      </w:r>
      <w:r w:rsidR="005F77CD">
        <w:t xml:space="preserve"> and </w:t>
      </w:r>
      <w:r>
        <w:t>2.0 looks like this:</w:t>
      </w:r>
    </w:p>
    <w:p w14:paraId="2BADC69B" w14:textId="4F9D139E" w:rsidR="00C45C59" w:rsidRDefault="00C45C59" w:rsidP="00517260">
      <w:pPr>
        <w:pStyle w:val="BodyText"/>
        <w:numPr>
          <w:ilvl w:val="0"/>
          <w:numId w:val="29"/>
        </w:numPr>
        <w:spacing w:before="0" w:after="0"/>
      </w:pPr>
      <w:r>
        <w:t>http://www.</w:t>
      </w:r>
      <w:r w:rsidR="007D783F" w:rsidRPr="007D783F">
        <w:t xml:space="preserve"> </w:t>
      </w:r>
      <w:r w:rsidR="007D783F" w:rsidRPr="00644EA2">
        <w:t>mycompany</w:t>
      </w:r>
      <w:r>
        <w:t>.com/</w:t>
      </w:r>
      <w:proofErr w:type="spellStart"/>
      <w:r w:rsidR="007D783F" w:rsidRPr="00644EA2">
        <w:t>myapp</w:t>
      </w:r>
      <w:proofErr w:type="spellEnd"/>
      <w:r w:rsidR="002C119B">
        <w:t xml:space="preserve"> </w:t>
      </w:r>
      <w:r w:rsidR="008E0241">
        <w:t>/</w:t>
      </w:r>
      <w:r w:rsidR="00B45C22">
        <w:t>resource</w:t>
      </w:r>
      <w:r w:rsidR="008E0241">
        <w:t>1.0</w:t>
      </w:r>
    </w:p>
    <w:p w14:paraId="4C001552" w14:textId="545EA148" w:rsidR="00C45C59" w:rsidRDefault="00C45C59" w:rsidP="00517260">
      <w:pPr>
        <w:pStyle w:val="BodyText"/>
        <w:numPr>
          <w:ilvl w:val="0"/>
          <w:numId w:val="29"/>
        </w:numPr>
        <w:spacing w:before="0" w:after="0"/>
      </w:pPr>
      <w:r>
        <w:t>http://www.</w:t>
      </w:r>
      <w:r w:rsidR="007D783F" w:rsidRPr="007D783F">
        <w:t xml:space="preserve"> </w:t>
      </w:r>
      <w:r w:rsidR="007D783F" w:rsidRPr="00644EA2">
        <w:t>mycompany</w:t>
      </w:r>
      <w:r>
        <w:t>.com/</w:t>
      </w:r>
      <w:proofErr w:type="spellStart"/>
      <w:r w:rsidR="007D783F" w:rsidRPr="00644EA2">
        <w:t>myapp</w:t>
      </w:r>
      <w:proofErr w:type="spellEnd"/>
      <w:r w:rsidR="002C119B">
        <w:t xml:space="preserve"> </w:t>
      </w:r>
      <w:r w:rsidR="008E0241">
        <w:t>/</w:t>
      </w:r>
      <w:r w:rsidR="00B45C22">
        <w:t>resource</w:t>
      </w:r>
      <w:r w:rsidR="008E0241">
        <w:t>2.0</w:t>
      </w:r>
    </w:p>
    <w:p w14:paraId="76C7C1FB" w14:textId="28F359B4" w:rsidR="00CD00BB" w:rsidRDefault="00CD00BB" w:rsidP="00CD00BB">
      <w:pPr>
        <w:pStyle w:val="BodyText"/>
      </w:pPr>
      <w:r>
        <w:t xml:space="preserve">In the above examples it is most likely the behavior </w:t>
      </w:r>
      <w:r w:rsidR="00A83E6A">
        <w:t xml:space="preserve">of the resource </w:t>
      </w:r>
      <w:r>
        <w:t xml:space="preserve">that changes and not the actual resource. In other words, it is the contract that changed. The two identifiers are used to access the same resource. This is the most common argument why this </w:t>
      </w:r>
      <w:r w:rsidR="00A83E6A">
        <w:t xml:space="preserve">approach </w:t>
      </w:r>
      <w:r>
        <w:t xml:space="preserve">is somewhat </w:t>
      </w:r>
      <w:proofErr w:type="gramStart"/>
      <w:r>
        <w:t>problematic</w:t>
      </w:r>
      <w:proofErr w:type="gramEnd"/>
      <w:r>
        <w:t xml:space="preserve"> but it is simple and will never break any cache constraints.</w:t>
      </w:r>
      <w:r w:rsidR="00AE116B">
        <w:t xml:space="preserve"> </w:t>
      </w:r>
    </w:p>
    <w:p w14:paraId="3BB9565B" w14:textId="77777777" w:rsidR="00517260" w:rsidRDefault="00517260" w:rsidP="00517260">
      <w:pPr>
        <w:pStyle w:val="BodyText"/>
      </w:pPr>
      <w:r>
        <w:t>By convention, the default value for format is json. Examples:</w:t>
      </w:r>
    </w:p>
    <w:p w14:paraId="42841A65" w14:textId="1EA1B6C7" w:rsidR="00517260" w:rsidRDefault="00517260" w:rsidP="00517260">
      <w:pPr>
        <w:pStyle w:val="BodyText"/>
        <w:numPr>
          <w:ilvl w:val="0"/>
          <w:numId w:val="30"/>
        </w:numPr>
        <w:spacing w:before="0" w:after="0"/>
      </w:pPr>
      <w:r>
        <w:t>Request the resource as XML: http://www.</w:t>
      </w:r>
      <w:r w:rsidR="00A73F0C" w:rsidRPr="00A73F0C">
        <w:t xml:space="preserve"> </w:t>
      </w:r>
      <w:r w:rsidR="00A73F0C" w:rsidRPr="00644EA2">
        <w:t>mycompany</w:t>
      </w:r>
      <w:r>
        <w:t>.com/app/1.0/</w:t>
      </w:r>
      <w:r w:rsidR="00B45C22">
        <w:t xml:space="preserve">resource </w:t>
      </w:r>
      <w:r>
        <w:t>?format=xml</w:t>
      </w:r>
    </w:p>
    <w:p w14:paraId="60F569CF" w14:textId="384AC2F7" w:rsidR="00517260" w:rsidRDefault="00517260" w:rsidP="00517260">
      <w:pPr>
        <w:pStyle w:val="BodyText"/>
        <w:numPr>
          <w:ilvl w:val="0"/>
          <w:numId w:val="30"/>
        </w:numPr>
        <w:spacing w:before="0" w:after="0"/>
      </w:pPr>
      <w:r>
        <w:t>Request the resource as JSON: http://www.</w:t>
      </w:r>
      <w:r w:rsidR="00A73F0C" w:rsidRPr="00A73F0C">
        <w:t xml:space="preserve"> </w:t>
      </w:r>
      <w:r w:rsidR="00A73F0C" w:rsidRPr="00644EA2">
        <w:t>mycompany</w:t>
      </w:r>
      <w:r>
        <w:t>.com/app/1.0/</w:t>
      </w:r>
      <w:r w:rsidR="00B45C22">
        <w:t xml:space="preserve">resource </w:t>
      </w:r>
      <w:r>
        <w:t>?format=json</w:t>
      </w:r>
    </w:p>
    <w:p w14:paraId="3DC7A2F7" w14:textId="4F4DC2FA" w:rsidR="00517260" w:rsidRDefault="00FE3926" w:rsidP="00517260">
      <w:pPr>
        <w:pStyle w:val="BodyText"/>
      </w:pPr>
      <w:r>
        <w:t>Some d</w:t>
      </w:r>
      <w:r w:rsidR="00517260">
        <w:t xml:space="preserve">evelopers tend to prefer versioning by URL which allows them to determine which version of the service is in use at a glance. From a purest standpoint </w:t>
      </w:r>
      <w:r w:rsidR="00E441CC">
        <w:t>the</w:t>
      </w:r>
      <w:r w:rsidR="00517260">
        <w:t xml:space="preserve"> URI in REST should represent the resource structure only. It could be argued that a version is not a resource </w:t>
      </w:r>
      <w:r w:rsidR="00FE644E">
        <w:t>but</w:t>
      </w:r>
      <w:r w:rsidR="00517260">
        <w:t xml:space="preserve"> an attribute of the resource.</w:t>
      </w:r>
    </w:p>
    <w:p w14:paraId="2DD44EDE" w14:textId="68E90A7A" w:rsidR="00C87392" w:rsidRDefault="00871ECF" w:rsidP="00E11FC5">
      <w:pPr>
        <w:pStyle w:val="Heading3"/>
      </w:pPr>
      <w:bookmarkStart w:id="35" w:name="_Toc519258833"/>
      <w:r w:rsidRPr="00871ECF">
        <w:t>Media Type Versioning</w:t>
      </w:r>
      <w:bookmarkEnd w:id="35"/>
      <w:r w:rsidRPr="00871ECF">
        <w:t xml:space="preserve"> </w:t>
      </w:r>
    </w:p>
    <w:p w14:paraId="37CEB39F" w14:textId="60EF17FC" w:rsidR="00871ECF" w:rsidRDefault="00871ECF" w:rsidP="00871ECF">
      <w:pPr>
        <w:pStyle w:val="BodyText"/>
      </w:pPr>
      <w:r>
        <w:t xml:space="preserve">The REST API would make use of custom vendor </w:t>
      </w:r>
      <w:r w:rsidR="00D73FCA" w:rsidRPr="00D73FCA">
        <w:t xml:space="preserve">Multipurpose Internet Mail Extensions </w:t>
      </w:r>
      <w:r w:rsidR="00D73FCA">
        <w:t xml:space="preserve">or </w:t>
      </w:r>
      <w:r>
        <w:t>MIME media type</w:t>
      </w:r>
      <w:r w:rsidR="00B16D4F">
        <w:t>s</w:t>
      </w:r>
      <w:r>
        <w:t xml:space="preserve"> instead of generic media types such as application/json. It is these media types that are going to be versioned instead of the URIs.</w:t>
      </w:r>
      <w:r w:rsidR="007C1DA2">
        <w:t xml:space="preserve"> The media type versioning philosophy makes use of the MIME sub type of </w:t>
      </w:r>
      <w:proofErr w:type="spellStart"/>
      <w:r w:rsidR="007C1DA2">
        <w:t>vnd</w:t>
      </w:r>
      <w:proofErr w:type="spellEnd"/>
      <w:r w:rsidR="007C1DA2">
        <w:t xml:space="preserve"> </w:t>
      </w:r>
      <w:r w:rsidR="00740D43">
        <w:t>which</w:t>
      </w:r>
      <w:r w:rsidR="007C1DA2">
        <w:t xml:space="preserve"> </w:t>
      </w:r>
      <w:r w:rsidR="00F6229C">
        <w:t>is</w:t>
      </w:r>
      <w:r w:rsidR="007C1DA2">
        <w:t xml:space="preserve"> </w:t>
      </w:r>
      <w:r w:rsidR="007C1DA2" w:rsidRPr="003B02DE">
        <w:t>vendor-specific</w:t>
      </w:r>
      <w:r w:rsidR="007C1DA2">
        <w:t xml:space="preserve">. </w:t>
      </w:r>
      <w:r w:rsidR="007C1DA2" w:rsidRPr="004C7B80">
        <w:t xml:space="preserve">The Internet Assigned Numbers Authority (IANA) is the official authority for the standardization and publication of these </w:t>
      </w:r>
      <w:r w:rsidR="00740D43">
        <w:t xml:space="preserve">vendor </w:t>
      </w:r>
      <w:r w:rsidR="007C1DA2" w:rsidRPr="004C7B80">
        <w:t>classifications</w:t>
      </w:r>
      <w:r w:rsidR="007C1DA2">
        <w:t>.</w:t>
      </w:r>
    </w:p>
    <w:p w14:paraId="07A5738A" w14:textId="405417CA" w:rsidR="007C1DA2" w:rsidRPr="00740D43" w:rsidRDefault="00F6229C" w:rsidP="00871ECF">
      <w:pPr>
        <w:pStyle w:val="BodyText"/>
        <w:rPr>
          <w:szCs w:val="24"/>
        </w:rPr>
      </w:pPr>
      <w:r w:rsidRPr="00F6229C">
        <w:rPr>
          <w:color w:val="242729"/>
          <w:szCs w:val="24"/>
          <w:shd w:val="clear" w:color="auto" w:fill="FFFFFF"/>
        </w:rPr>
        <w:t xml:space="preserve">If the API </w:t>
      </w:r>
      <w:r>
        <w:rPr>
          <w:color w:val="242729"/>
          <w:szCs w:val="24"/>
          <w:shd w:val="clear" w:color="auto" w:fill="FFFFFF"/>
        </w:rPr>
        <w:t>is to be used internally only</w:t>
      </w:r>
      <w:r w:rsidR="000F50B1">
        <w:rPr>
          <w:color w:val="242729"/>
          <w:szCs w:val="24"/>
          <w:shd w:val="clear" w:color="auto" w:fill="FFFFFF"/>
        </w:rPr>
        <w:t>,</w:t>
      </w:r>
      <w:r>
        <w:rPr>
          <w:color w:val="242729"/>
          <w:szCs w:val="24"/>
          <w:shd w:val="clear" w:color="auto" w:fill="FFFFFF"/>
        </w:rPr>
        <w:t xml:space="preserve"> the </w:t>
      </w:r>
      <w:proofErr w:type="spellStart"/>
      <w:r>
        <w:rPr>
          <w:color w:val="242729"/>
          <w:szCs w:val="24"/>
          <w:shd w:val="clear" w:color="auto" w:fill="FFFFFF"/>
        </w:rPr>
        <w:t>vnd</w:t>
      </w:r>
      <w:proofErr w:type="spellEnd"/>
      <w:r>
        <w:rPr>
          <w:color w:val="242729"/>
          <w:szCs w:val="24"/>
          <w:shd w:val="clear" w:color="auto" w:fill="FFFFFF"/>
        </w:rPr>
        <w:t xml:space="preserve"> MINE type should not be an issue. If an external presence is desired, thought should be given with registering it </w:t>
      </w:r>
      <w:r w:rsidR="00740D43" w:rsidRPr="00740D43">
        <w:rPr>
          <w:color w:val="242729"/>
          <w:szCs w:val="24"/>
          <w:shd w:val="clear" w:color="auto" w:fill="FFFFFF"/>
        </w:rPr>
        <w:t>with the IANA This is a standard way for sharing out-of-band information with potential clients.</w:t>
      </w:r>
    </w:p>
    <w:p w14:paraId="62F4F9D6" w14:textId="227A32B3" w:rsidR="00871ECF" w:rsidRPr="00ED468D" w:rsidRDefault="00B16D4F" w:rsidP="00E11FC5">
      <w:pPr>
        <w:pStyle w:val="Heading4"/>
      </w:pPr>
      <w:bookmarkStart w:id="36" w:name="_Toc519258834"/>
      <w:r w:rsidRPr="00ED468D">
        <w:t xml:space="preserve">HTTP </w:t>
      </w:r>
      <w:r w:rsidR="008C605F" w:rsidRPr="00ED468D">
        <w:t xml:space="preserve">Request </w:t>
      </w:r>
      <w:r w:rsidRPr="00ED468D">
        <w:t>Accept Examples</w:t>
      </w:r>
      <w:r w:rsidR="00871ECF" w:rsidRPr="00ED468D">
        <w:t>:</w:t>
      </w:r>
      <w:bookmarkEnd w:id="36"/>
    </w:p>
    <w:p w14:paraId="6D4B2B55" w14:textId="365F6B80" w:rsidR="00B16D4F" w:rsidRDefault="00AB5BF6" w:rsidP="00AB5BF6">
      <w:pPr>
        <w:pStyle w:val="BodyText"/>
        <w:numPr>
          <w:ilvl w:val="0"/>
          <w:numId w:val="35"/>
        </w:numPr>
        <w:spacing w:before="0" w:after="0"/>
      </w:pPr>
      <w:r w:rsidRPr="00AB5BF6">
        <w:rPr>
          <w:b/>
        </w:rPr>
        <w:t>Accept</w:t>
      </w:r>
      <w:r w:rsidRPr="00AB5BF6">
        <w:t>:</w:t>
      </w:r>
      <w:r>
        <w:t xml:space="preserve"> </w:t>
      </w:r>
      <w:r w:rsidR="00B16D4F">
        <w:t>application/</w:t>
      </w:r>
      <w:proofErr w:type="spellStart"/>
      <w:r w:rsidR="00B16D4F">
        <w:t>vnd</w:t>
      </w:r>
      <w:proofErr w:type="spellEnd"/>
      <w:r w:rsidR="00B16D4F">
        <w:t>.</w:t>
      </w:r>
      <w:r w:rsidR="008C605F" w:rsidRPr="008C605F">
        <w:t xml:space="preserve"> </w:t>
      </w:r>
      <w:r w:rsidR="008C605F" w:rsidRPr="00644EA2">
        <w:t>mycompany</w:t>
      </w:r>
      <w:r w:rsidR="00B16D4F">
        <w:t>.myapp</w:t>
      </w:r>
      <w:r w:rsidR="00FE3926">
        <w:t>.resource</w:t>
      </w:r>
      <w:r w:rsidR="00B16D4F">
        <w:t xml:space="preserve">-v1+json </w:t>
      </w:r>
    </w:p>
    <w:p w14:paraId="77CA4E24" w14:textId="77B73285" w:rsidR="00B16D4F" w:rsidRDefault="00B16D4F" w:rsidP="00267360">
      <w:pPr>
        <w:pStyle w:val="BodyText"/>
        <w:spacing w:before="0" w:after="0"/>
        <w:ind w:left="720"/>
      </w:pPr>
      <w:r>
        <w:t xml:space="preserve">or using a </w:t>
      </w:r>
      <w:r w:rsidR="00267360">
        <w:t xml:space="preserve">v=1 </w:t>
      </w:r>
      <w:r>
        <w:t>qualifier</w:t>
      </w:r>
      <w:r w:rsidR="00267360">
        <w:t>:</w:t>
      </w:r>
    </w:p>
    <w:p w14:paraId="67DA1C13" w14:textId="4D5DE5EC" w:rsidR="00B16D4F" w:rsidRDefault="00AB5BF6" w:rsidP="00AB5BF6">
      <w:pPr>
        <w:pStyle w:val="BodyText"/>
        <w:numPr>
          <w:ilvl w:val="0"/>
          <w:numId w:val="35"/>
        </w:numPr>
        <w:spacing w:before="0" w:after="0"/>
      </w:pPr>
      <w:r w:rsidRPr="00AB5BF6">
        <w:rPr>
          <w:b/>
        </w:rPr>
        <w:t>Accept</w:t>
      </w:r>
      <w:r w:rsidRPr="00AB5BF6">
        <w:t>:</w:t>
      </w:r>
      <w:r>
        <w:t xml:space="preserve"> </w:t>
      </w:r>
      <w:r w:rsidR="00B16D4F">
        <w:t>application/</w:t>
      </w:r>
      <w:proofErr w:type="spellStart"/>
      <w:r w:rsidR="00B16D4F">
        <w:t>vnd</w:t>
      </w:r>
      <w:proofErr w:type="spellEnd"/>
      <w:r w:rsidR="00B16D4F">
        <w:t>.</w:t>
      </w:r>
      <w:r w:rsidR="008C605F" w:rsidRPr="008C605F">
        <w:t xml:space="preserve"> </w:t>
      </w:r>
      <w:proofErr w:type="spellStart"/>
      <w:r w:rsidR="008C605F" w:rsidRPr="008C605F">
        <w:t>mycompany</w:t>
      </w:r>
      <w:r w:rsidR="00B16D4F">
        <w:t>.myapp</w:t>
      </w:r>
      <w:r w:rsidR="00FE3926">
        <w:t>.resource</w:t>
      </w:r>
      <w:r w:rsidR="00B16D4F">
        <w:t>+json;v</w:t>
      </w:r>
      <w:proofErr w:type="spellEnd"/>
      <w:r w:rsidR="00B16D4F">
        <w:t>=1</w:t>
      </w:r>
    </w:p>
    <w:p w14:paraId="41DFEDDE" w14:textId="428050CB" w:rsidR="00B16D4F" w:rsidRDefault="00B16D4F" w:rsidP="00E11FC5">
      <w:pPr>
        <w:pStyle w:val="Heading4"/>
      </w:pPr>
      <w:bookmarkStart w:id="37" w:name="_Toc519258835"/>
      <w:r>
        <w:t xml:space="preserve">HTTP </w:t>
      </w:r>
      <w:r w:rsidR="008C605F">
        <w:t xml:space="preserve">Response </w:t>
      </w:r>
      <w:r>
        <w:t>Content-Type Examples:</w:t>
      </w:r>
      <w:bookmarkEnd w:id="37"/>
    </w:p>
    <w:p w14:paraId="48691A04" w14:textId="32FD3D67" w:rsidR="00B16D4F" w:rsidRDefault="00B16D4F" w:rsidP="00B16D4F">
      <w:pPr>
        <w:pStyle w:val="BodyText"/>
        <w:numPr>
          <w:ilvl w:val="0"/>
          <w:numId w:val="35"/>
        </w:numPr>
        <w:spacing w:before="0" w:after="0"/>
      </w:pPr>
      <w:r w:rsidRPr="00AB5BF6">
        <w:rPr>
          <w:b/>
        </w:rPr>
        <w:t>Content-Type</w:t>
      </w:r>
      <w:r>
        <w:t>: application/</w:t>
      </w:r>
      <w:proofErr w:type="spellStart"/>
      <w:r>
        <w:t>vnd</w:t>
      </w:r>
      <w:proofErr w:type="spellEnd"/>
      <w:r>
        <w:t>.</w:t>
      </w:r>
      <w:r w:rsidR="008C605F" w:rsidRPr="008C605F">
        <w:t xml:space="preserve"> </w:t>
      </w:r>
      <w:r w:rsidR="008C605F" w:rsidRPr="00644EA2">
        <w:t>mycompany</w:t>
      </w:r>
      <w:r>
        <w:t>.v1+json</w:t>
      </w:r>
    </w:p>
    <w:p w14:paraId="730502E1" w14:textId="753994AA" w:rsidR="00C87392" w:rsidRDefault="00871ECF" w:rsidP="00871ECF">
      <w:pPr>
        <w:pStyle w:val="BodyText"/>
      </w:pPr>
      <w:r>
        <w:t xml:space="preserve">What is important to understand here is that the client makes no assumptions about the structure of the response beyond what is defined in the media type. </w:t>
      </w:r>
      <w:r w:rsidR="007C1DA2">
        <w:t>Therefore,</w:t>
      </w:r>
      <w:r>
        <w:t xml:space="preserve"> generic media types are </w:t>
      </w:r>
      <w:r>
        <w:lastRenderedPageBreak/>
        <w:t xml:space="preserve">not ideal </w:t>
      </w:r>
      <w:r w:rsidR="007C1DA2">
        <w:t xml:space="preserve">as they </w:t>
      </w:r>
      <w:r>
        <w:t>do not provide enough semantic informati</w:t>
      </w:r>
      <w:r w:rsidR="007C1DA2">
        <w:t xml:space="preserve">on and force the client to use </w:t>
      </w:r>
      <w:r>
        <w:t>additional hints to process the actual representation of the resource.</w:t>
      </w:r>
    </w:p>
    <w:p w14:paraId="51E78EA5" w14:textId="74AA96BA" w:rsidR="000B198F" w:rsidRDefault="000B198F" w:rsidP="000B198F">
      <w:pPr>
        <w:pStyle w:val="BodyText"/>
      </w:pPr>
      <w:r w:rsidRPr="006240AA">
        <w:t>The Accept header in the request tells the server the content types that the client is expecting in the response body</w:t>
      </w:r>
      <w:r w:rsidR="005F77CD">
        <w:t>.</w:t>
      </w:r>
    </w:p>
    <w:p w14:paraId="3B004720" w14:textId="66257712" w:rsidR="005F77CD" w:rsidRDefault="005F77CD" w:rsidP="005F77CD">
      <w:pPr>
        <w:pStyle w:val="BodyText"/>
      </w:pPr>
      <w:r>
        <w:t xml:space="preserve">Content negotiation </w:t>
      </w:r>
      <w:r w:rsidR="00AB5BF6">
        <w:t>preserves</w:t>
      </w:r>
      <w:r>
        <w:t xml:space="preserve"> clean set of URLs but </w:t>
      </w:r>
      <w:r w:rsidR="00AB5BF6">
        <w:t xml:space="preserve">there is still the task of having to deal </w:t>
      </w:r>
      <w:r>
        <w:t xml:space="preserve">with the complexity of serving different versions of content somewhere. This burden tends to be moved up the stack </w:t>
      </w:r>
      <w:r w:rsidR="00AB5BF6">
        <w:t>to the</w:t>
      </w:r>
      <w:r>
        <w:t xml:space="preserve"> API controller</w:t>
      </w:r>
      <w:r w:rsidR="00AB5BF6">
        <w:t xml:space="preserve"> infrastructure</w:t>
      </w:r>
      <w:r>
        <w:t xml:space="preserve"> which become responsible for figuring out which version of a resource to send. </w:t>
      </w:r>
      <w:r w:rsidR="00AB5BF6">
        <w:t>The result</w:t>
      </w:r>
      <w:r>
        <w:t xml:space="preserve"> tends to be a more complex API as clients </w:t>
      </w:r>
      <w:r w:rsidR="00267360">
        <w:t>must</w:t>
      </w:r>
      <w:r>
        <w:t xml:space="preserve"> know which headers to specify before requesting a resource.</w:t>
      </w:r>
    </w:p>
    <w:p w14:paraId="45D32733" w14:textId="0CC7437D" w:rsidR="004309E2" w:rsidRDefault="004309E2" w:rsidP="004309E2">
      <w:pPr>
        <w:pStyle w:val="Heading3"/>
      </w:pPr>
      <w:r>
        <w:t xml:space="preserve">URI Versioning and </w:t>
      </w:r>
      <w:r w:rsidRPr="00871ECF">
        <w:t xml:space="preserve">Media Type Versioning </w:t>
      </w:r>
      <w:r w:rsidR="00ED468D">
        <w:t>Evaluation</w:t>
      </w:r>
    </w:p>
    <w:p w14:paraId="226B6135" w14:textId="48FE67B2" w:rsidR="001F4E6D" w:rsidRPr="001F4E6D" w:rsidRDefault="009C41CE" w:rsidP="001F4E6D">
      <w:pPr>
        <w:pStyle w:val="BodyText"/>
        <w:rPr>
          <w:color w:val="000000"/>
          <w:szCs w:val="24"/>
        </w:rPr>
      </w:pPr>
      <w:r w:rsidRPr="001F4E6D">
        <w:rPr>
          <w:color w:val="000000"/>
          <w:szCs w:val="24"/>
        </w:rPr>
        <w:t>If</w:t>
      </w:r>
      <w:r w:rsidR="001F4E6D" w:rsidRPr="001F4E6D">
        <w:rPr>
          <w:color w:val="000000"/>
          <w:szCs w:val="24"/>
        </w:rPr>
        <w:t xml:space="preserve"> </w:t>
      </w:r>
      <w:r>
        <w:rPr>
          <w:color w:val="000000"/>
          <w:szCs w:val="24"/>
        </w:rPr>
        <w:t xml:space="preserve">the development community is more RESTful </w:t>
      </w:r>
      <w:r w:rsidR="001F4E6D" w:rsidRPr="001F4E6D">
        <w:rPr>
          <w:color w:val="000000"/>
          <w:szCs w:val="24"/>
        </w:rPr>
        <w:t>architecturally minded and aware</w:t>
      </w:r>
      <w:r>
        <w:rPr>
          <w:color w:val="000000"/>
          <w:szCs w:val="24"/>
        </w:rPr>
        <w:t>,</w:t>
      </w:r>
      <w:r w:rsidR="001F4E6D" w:rsidRPr="001F4E6D">
        <w:rPr>
          <w:color w:val="000000"/>
          <w:szCs w:val="24"/>
        </w:rPr>
        <w:t xml:space="preserve"> REST </w:t>
      </w:r>
      <w:r w:rsidR="00EE3CFD">
        <w:rPr>
          <w:color w:val="000000"/>
          <w:szCs w:val="24"/>
        </w:rPr>
        <w:t xml:space="preserve">API versioning should be accommodated by </w:t>
      </w:r>
      <w:r>
        <w:rPr>
          <w:color w:val="000000"/>
          <w:szCs w:val="24"/>
        </w:rPr>
        <w:t>using</w:t>
      </w:r>
      <w:r w:rsidR="001F4E6D" w:rsidRPr="001F4E6D">
        <w:rPr>
          <w:color w:val="000000"/>
          <w:szCs w:val="24"/>
        </w:rPr>
        <w:t xml:space="preserve"> version data representations in the MIME types </w:t>
      </w:r>
      <w:r w:rsidR="00696BAB">
        <w:rPr>
          <w:color w:val="000000"/>
          <w:szCs w:val="24"/>
        </w:rPr>
        <w:t>in the HTTP A</w:t>
      </w:r>
      <w:r w:rsidR="001F4E6D" w:rsidRPr="001F4E6D">
        <w:rPr>
          <w:color w:val="000000"/>
          <w:szCs w:val="24"/>
        </w:rPr>
        <w:t xml:space="preserve">pplication </w:t>
      </w:r>
      <w:r w:rsidR="000F50B1">
        <w:rPr>
          <w:color w:val="000000"/>
          <w:szCs w:val="24"/>
        </w:rPr>
        <w:t>A</w:t>
      </w:r>
      <w:r w:rsidR="001F4E6D" w:rsidRPr="001F4E6D">
        <w:rPr>
          <w:color w:val="000000"/>
          <w:szCs w:val="24"/>
        </w:rPr>
        <w:t xml:space="preserve">ccepts. If </w:t>
      </w:r>
      <w:r>
        <w:rPr>
          <w:color w:val="000000"/>
          <w:szCs w:val="24"/>
        </w:rPr>
        <w:t xml:space="preserve">development community </w:t>
      </w:r>
      <w:r w:rsidR="00696BAB" w:rsidRPr="001F4E6D">
        <w:rPr>
          <w:color w:val="000000"/>
          <w:szCs w:val="24"/>
        </w:rPr>
        <w:t>view</w:t>
      </w:r>
      <w:r w:rsidR="00696BAB">
        <w:rPr>
          <w:color w:val="000000"/>
          <w:szCs w:val="24"/>
        </w:rPr>
        <w:t>s</w:t>
      </w:r>
      <w:r w:rsidR="001F4E6D" w:rsidRPr="001F4E6D">
        <w:rPr>
          <w:color w:val="000000"/>
          <w:szCs w:val="24"/>
        </w:rPr>
        <w:t xml:space="preserve"> the URL as the most important </w:t>
      </w:r>
      <w:proofErr w:type="gramStart"/>
      <w:r w:rsidR="001F4E6D" w:rsidRPr="001F4E6D">
        <w:rPr>
          <w:color w:val="000000"/>
          <w:szCs w:val="24"/>
        </w:rPr>
        <w:t>facet</w:t>
      </w:r>
      <w:proofErr w:type="gramEnd"/>
      <w:r w:rsidR="000F50B1">
        <w:rPr>
          <w:color w:val="000000"/>
          <w:szCs w:val="24"/>
        </w:rPr>
        <w:t xml:space="preserve"> then </w:t>
      </w:r>
      <w:r w:rsidR="001F4E6D" w:rsidRPr="001F4E6D">
        <w:rPr>
          <w:color w:val="000000"/>
          <w:szCs w:val="24"/>
        </w:rPr>
        <w:t>changing the URL</w:t>
      </w:r>
      <w:r w:rsidR="004309E2">
        <w:rPr>
          <w:color w:val="000000"/>
          <w:szCs w:val="24"/>
        </w:rPr>
        <w:t xml:space="preserve"> should be used </w:t>
      </w:r>
      <w:r w:rsidR="001F4E6D" w:rsidRPr="001F4E6D">
        <w:rPr>
          <w:color w:val="000000"/>
          <w:szCs w:val="24"/>
        </w:rPr>
        <w:t>when versions change.</w:t>
      </w:r>
    </w:p>
    <w:p w14:paraId="7655F198" w14:textId="76E5BBD3" w:rsidR="001F4E6D" w:rsidRPr="001F4E6D" w:rsidRDefault="001F4E6D" w:rsidP="001F4E6D">
      <w:pPr>
        <w:pStyle w:val="BodyText"/>
        <w:rPr>
          <w:szCs w:val="24"/>
        </w:rPr>
      </w:pPr>
      <w:r w:rsidRPr="001F4E6D">
        <w:rPr>
          <w:color w:val="000000"/>
          <w:szCs w:val="24"/>
        </w:rPr>
        <w:t xml:space="preserve">Both mechanisms are valid. You need to know your consumer to know which path to follow. In general, working </w:t>
      </w:r>
      <w:r w:rsidR="009C41CE">
        <w:rPr>
          <w:color w:val="000000"/>
          <w:szCs w:val="24"/>
        </w:rPr>
        <w:t>in a</w:t>
      </w:r>
      <w:r w:rsidR="000F50B1">
        <w:rPr>
          <w:color w:val="000000"/>
          <w:szCs w:val="24"/>
        </w:rPr>
        <w:t>n</w:t>
      </w:r>
      <w:r w:rsidR="009C41CE">
        <w:rPr>
          <w:color w:val="000000"/>
          <w:szCs w:val="24"/>
        </w:rPr>
        <w:t xml:space="preserve"> </w:t>
      </w:r>
      <w:proofErr w:type="gramStart"/>
      <w:r w:rsidRPr="001F4E6D">
        <w:rPr>
          <w:color w:val="000000"/>
          <w:szCs w:val="24"/>
        </w:rPr>
        <w:t>enterprises</w:t>
      </w:r>
      <w:proofErr w:type="gramEnd"/>
      <w:r w:rsidRPr="001F4E6D">
        <w:rPr>
          <w:color w:val="000000"/>
          <w:szCs w:val="24"/>
        </w:rPr>
        <w:t xml:space="preserve"> minded </w:t>
      </w:r>
      <w:r w:rsidR="009C41CE">
        <w:rPr>
          <w:color w:val="000000"/>
          <w:szCs w:val="24"/>
        </w:rPr>
        <w:t>environment</w:t>
      </w:r>
      <w:r w:rsidRPr="001F4E6D">
        <w:rPr>
          <w:color w:val="000000"/>
          <w:szCs w:val="24"/>
        </w:rPr>
        <w:t xml:space="preserve"> tends to point developers towards REST versioning</w:t>
      </w:r>
      <w:r w:rsidR="000F50B1">
        <w:rPr>
          <w:color w:val="000000"/>
          <w:szCs w:val="24"/>
        </w:rPr>
        <w:t xml:space="preserve"> using the MIME philosophy.</w:t>
      </w:r>
    </w:p>
    <w:p w14:paraId="19398027" w14:textId="51500CD9" w:rsidR="001F4E6D" w:rsidRDefault="001F4E6D" w:rsidP="00315E02">
      <w:pPr>
        <w:pStyle w:val="BodyText"/>
      </w:pPr>
    </w:p>
    <w:p w14:paraId="7D8A33AB" w14:textId="494EF982" w:rsidR="00714BA9" w:rsidRDefault="00714BA9" w:rsidP="00E46162">
      <w:pPr>
        <w:pStyle w:val="Heading2"/>
      </w:pPr>
      <w:bookmarkStart w:id="38" w:name="_Toc516653971"/>
      <w:bookmarkStart w:id="39" w:name="_Toc517793609"/>
      <w:bookmarkStart w:id="40" w:name="_Toc519258837"/>
      <w:r>
        <w:t>GitHub</w:t>
      </w:r>
      <w:bookmarkEnd w:id="38"/>
      <w:bookmarkEnd w:id="39"/>
      <w:bookmarkEnd w:id="40"/>
      <w:r w:rsidR="008A4B3E">
        <w:t xml:space="preserve"> Integration</w:t>
      </w:r>
    </w:p>
    <w:p w14:paraId="3509C87C" w14:textId="77777777" w:rsidR="00A950A8" w:rsidRDefault="003F2E32" w:rsidP="000C5A96">
      <w:pPr>
        <w:pStyle w:val="BodyText"/>
      </w:pPr>
      <w:bookmarkStart w:id="41" w:name="_Hlk519174191"/>
      <w:r>
        <w:t xml:space="preserve">Git is a </w:t>
      </w:r>
      <w:r w:rsidRPr="0041125A">
        <w:t xml:space="preserve">distributed </w:t>
      </w:r>
      <w:r w:rsidR="00A950A8">
        <w:t xml:space="preserve">software configuration management (SCM) </w:t>
      </w:r>
      <w:r w:rsidRPr="0041125A">
        <w:t>version control system</w:t>
      </w:r>
      <w:r>
        <w:t xml:space="preserve"> that as the name implies facilitates the versioning of software artifacts. </w:t>
      </w:r>
      <w:r w:rsidR="000D2870" w:rsidRPr="000D2870">
        <w:t xml:space="preserve">GitHub currently hosts the source code for </w:t>
      </w:r>
      <w:r w:rsidR="000D2870">
        <w:t>numerous</w:t>
      </w:r>
      <w:r w:rsidR="000D2870" w:rsidRPr="000D2870">
        <w:t xml:space="preserve"> open source projects.</w:t>
      </w:r>
      <w:r w:rsidR="00A9659D">
        <w:t xml:space="preserve"> </w:t>
      </w:r>
    </w:p>
    <w:p w14:paraId="2C8EBFAC" w14:textId="77777777" w:rsidR="00A950A8" w:rsidRDefault="00A9659D" w:rsidP="000C5A96">
      <w:pPr>
        <w:pStyle w:val="BodyText"/>
      </w:pPr>
      <w:r>
        <w:t>A</w:t>
      </w:r>
      <w:r w:rsidR="00344EBE">
        <w:t>n</w:t>
      </w:r>
      <w:r>
        <w:t xml:space="preserve"> </w:t>
      </w:r>
      <w:r w:rsidR="005C48E3">
        <w:t>in-depth</w:t>
      </w:r>
      <w:r>
        <w:t xml:space="preserve"> </w:t>
      </w:r>
      <w:r w:rsidRPr="00867C17">
        <w:t>discussion on the pros and cons of Git compared to centralized source code control systems</w:t>
      </w:r>
      <w:r>
        <w:t xml:space="preserve"> will not be a part of this discussion</w:t>
      </w:r>
      <w:r w:rsidR="006D08F4">
        <w:t xml:space="preserve"> as Git and GitHub is the VA’s recommended SCM </w:t>
      </w:r>
      <w:r w:rsidR="00D34C9B">
        <w:t>alternative</w:t>
      </w:r>
      <w:r w:rsidR="006D08F4">
        <w:t>.</w:t>
      </w:r>
      <w:r w:rsidR="00A950A8">
        <w:t xml:space="preserve"> </w:t>
      </w:r>
    </w:p>
    <w:p w14:paraId="4FDEE60B" w14:textId="544185A8" w:rsidR="000C5A96" w:rsidRPr="00A950A8" w:rsidRDefault="00A950A8" w:rsidP="000C5A96">
      <w:pPr>
        <w:pStyle w:val="BodyText"/>
        <w:rPr>
          <w:b/>
        </w:rPr>
      </w:pPr>
      <w:r>
        <w:t xml:space="preserve">Because of the recommendation of GitHub as the VA alternative, a discussion of the GIT </w:t>
      </w:r>
      <w:r w:rsidRPr="00FB2BC1">
        <w:t>Branching and Merging</w:t>
      </w:r>
      <w:r>
        <w:t xml:space="preserve"> capabilities will be discussed. </w:t>
      </w:r>
      <w:r w:rsidRPr="00FB2BC1">
        <w:t>Branching and Merging</w:t>
      </w:r>
      <w:r>
        <w:t xml:space="preserve"> is an integral component of </w:t>
      </w:r>
      <w:r w:rsidR="003B04DA">
        <w:t xml:space="preserve">API software configuration management. </w:t>
      </w:r>
    </w:p>
    <w:p w14:paraId="580A3195" w14:textId="77777777" w:rsidR="00D34C9B" w:rsidRDefault="00D34C9B" w:rsidP="004309E2">
      <w:pPr>
        <w:pStyle w:val="Heading3"/>
      </w:pPr>
      <w:bookmarkStart w:id="42" w:name="_Toc519258838"/>
      <w:bookmarkEnd w:id="41"/>
      <w:r>
        <w:t>The GIT Command Line</w:t>
      </w:r>
      <w:bookmarkEnd w:id="42"/>
    </w:p>
    <w:p w14:paraId="1A1D1439" w14:textId="3F16AF91" w:rsidR="00D34C9B" w:rsidRDefault="00D34C9B" w:rsidP="00D34C9B">
      <w:pPr>
        <w:pStyle w:val="BodyText"/>
      </w:pPr>
      <w:r>
        <w:t xml:space="preserve">There are a lot of </w:t>
      </w:r>
      <w:proofErr w:type="gramStart"/>
      <w:r>
        <w:t>different ways</w:t>
      </w:r>
      <w:proofErr w:type="gramEnd"/>
      <w:r>
        <w:t xml:space="preserve"> to use Git. There are the original command-line tools, and there are many graphical user interfaces of varying capabilities. The command line is the only place where all Git commands can be executed. Most of the GUIs (e.g. Bit Bucket) implement only a subset of Git functionality for simplicity and the choice of a graphical client is a matter of personal taste. For purposes of clarity only GIT command lines features will be discussed </w:t>
      </w:r>
      <w:r w:rsidR="00571396">
        <w:t>in this section of the document</w:t>
      </w:r>
      <w:r>
        <w:t>.</w:t>
      </w:r>
    </w:p>
    <w:p w14:paraId="6339FD2E" w14:textId="77777777" w:rsidR="0028239C" w:rsidRPr="00FB2BC1" w:rsidRDefault="0028239C" w:rsidP="004309E2">
      <w:pPr>
        <w:pStyle w:val="Heading3"/>
      </w:pPr>
      <w:bookmarkStart w:id="43" w:name="_Toc519258839"/>
      <w:r>
        <w:t xml:space="preserve">GitHub </w:t>
      </w:r>
      <w:r w:rsidRPr="00FB2BC1">
        <w:t>Branching and Merging</w:t>
      </w:r>
      <w:bookmarkEnd w:id="43"/>
    </w:p>
    <w:p w14:paraId="42B2C6A5" w14:textId="4F6939B7" w:rsidR="0028239C" w:rsidRDefault="0028239C" w:rsidP="0028239C">
      <w:pPr>
        <w:pStyle w:val="BodyText"/>
      </w:pPr>
      <w:r>
        <w:t>It can be argued that Git c</w:t>
      </w:r>
      <w:r w:rsidRPr="00867C17">
        <w:t xml:space="preserve">hanged the way developers think of merging and branching. From the classic CVS/Subversion world </w:t>
      </w:r>
      <w:r>
        <w:t>where</w:t>
      </w:r>
      <w:r w:rsidRPr="00867C17">
        <w:t xml:space="preserve"> merging/branching has always been considered a bit </w:t>
      </w:r>
      <w:r>
        <w:t>daunting</w:t>
      </w:r>
      <w:r w:rsidRPr="00867C17">
        <w:t xml:space="preserve"> and something you only do </w:t>
      </w:r>
      <w:r>
        <w:t>when it was necessary</w:t>
      </w:r>
      <w:r w:rsidRPr="00867C17">
        <w:t>.</w:t>
      </w:r>
    </w:p>
    <w:p w14:paraId="5F7B8839" w14:textId="6D0836B0" w:rsidR="0028239C" w:rsidRDefault="0028239C" w:rsidP="0028239C">
      <w:pPr>
        <w:pStyle w:val="BodyText"/>
      </w:pPr>
      <w:r>
        <w:lastRenderedPageBreak/>
        <w:t xml:space="preserve">With Git, </w:t>
      </w:r>
      <w:r w:rsidRPr="00867C17">
        <w:t>merging and branching</w:t>
      </w:r>
      <w:r>
        <w:t xml:space="preserve"> actions are simple, and they are considered one of the core parts of a daily development workflow, for example, in the world of CVS/Subversion, branching and merging is treated as an advanced concept, while in Git they are considered basic concepts.</w:t>
      </w:r>
    </w:p>
    <w:p w14:paraId="06DC7839" w14:textId="3495DEE7" w:rsidR="00AB2001" w:rsidRDefault="00AB2001" w:rsidP="00AB2001">
      <w:pPr>
        <w:pStyle w:val="BodyText"/>
      </w:pPr>
      <w:r>
        <w:t>This section of the document will cover GitHub Branching and Merging commands at a somewhat low level</w:t>
      </w:r>
      <w:r w:rsidR="00CC3968">
        <w:t xml:space="preserve"> using Git command lines as part of the discussion</w:t>
      </w:r>
      <w:r>
        <w:t>. A detailed philosophical discussion of Branching and Merging is better left to the configuration management strategies of individual development teams.</w:t>
      </w:r>
    </w:p>
    <w:p w14:paraId="39ED1681" w14:textId="5CE54446" w:rsidR="00BA3C2B" w:rsidRDefault="0028239C" w:rsidP="004309E2">
      <w:pPr>
        <w:pStyle w:val="Heading3"/>
      </w:pPr>
      <w:bookmarkStart w:id="44" w:name="_Toc516653972"/>
      <w:bookmarkStart w:id="45" w:name="_Toc517793610"/>
      <w:bookmarkStart w:id="46" w:name="_Toc519258840"/>
      <w:r>
        <w:t xml:space="preserve">GitHub </w:t>
      </w:r>
      <w:r w:rsidR="00714BA9">
        <w:t>Branching</w:t>
      </w:r>
      <w:bookmarkEnd w:id="44"/>
      <w:bookmarkEnd w:id="45"/>
      <w:bookmarkEnd w:id="46"/>
    </w:p>
    <w:p w14:paraId="76496B98" w14:textId="792453D8" w:rsidR="006D08F4" w:rsidRDefault="006D08F4" w:rsidP="006D08F4">
      <w:pPr>
        <w:pStyle w:val="BodyText"/>
      </w:pPr>
      <w:r>
        <w:t>Software development generally occurs using multiple branches in parallel. For example, a software artifact may be under development/modification by multiple developers on different branches.</w:t>
      </w:r>
    </w:p>
    <w:p w14:paraId="603D2CB7" w14:textId="768254AB" w:rsidR="006D08F4" w:rsidRDefault="006D08F4" w:rsidP="006D08F4">
      <w:pPr>
        <w:pStyle w:val="BodyText"/>
      </w:pPr>
      <w:r>
        <w:t>Typically, there are multiple types of branches</w:t>
      </w:r>
      <w:r w:rsidR="002D60EA">
        <w:t xml:space="preserve"> utilizing various naming conventions</w:t>
      </w:r>
      <w:r>
        <w:t>:</w:t>
      </w:r>
    </w:p>
    <w:p w14:paraId="03EC4F93" w14:textId="3260DB76" w:rsidR="006D08F4" w:rsidRDefault="0092143D" w:rsidP="006D08F4">
      <w:pPr>
        <w:pStyle w:val="BodyText"/>
        <w:numPr>
          <w:ilvl w:val="0"/>
          <w:numId w:val="35"/>
        </w:numPr>
      </w:pPr>
      <w:r>
        <w:rPr>
          <w:b/>
        </w:rPr>
        <w:t>Master</w:t>
      </w:r>
      <w:r w:rsidR="006D08F4" w:rsidRPr="002D60EA">
        <w:rPr>
          <w:b/>
        </w:rPr>
        <w:t xml:space="preserve"> Branch</w:t>
      </w:r>
      <w:r w:rsidR="002D60EA">
        <w:rPr>
          <w:b/>
        </w:rPr>
        <w:t xml:space="preserve"> - </w:t>
      </w:r>
      <w:r w:rsidR="006D08F4">
        <w:t xml:space="preserve"> Publicly released production-ready code.</w:t>
      </w:r>
    </w:p>
    <w:p w14:paraId="1BB55B39" w14:textId="0AB3BD64" w:rsidR="006D08F4" w:rsidRDefault="006D08F4" w:rsidP="006D08F4">
      <w:pPr>
        <w:pStyle w:val="BodyText"/>
        <w:numPr>
          <w:ilvl w:val="0"/>
          <w:numId w:val="35"/>
        </w:numPr>
      </w:pPr>
      <w:r w:rsidRPr="002D60EA">
        <w:rPr>
          <w:b/>
        </w:rPr>
        <w:t xml:space="preserve">Release </w:t>
      </w:r>
      <w:r w:rsidR="002D60EA" w:rsidRPr="002D60EA">
        <w:rPr>
          <w:b/>
        </w:rPr>
        <w:t>Branch</w:t>
      </w:r>
      <w:r w:rsidR="002D60EA">
        <w:rPr>
          <w:b/>
        </w:rPr>
        <w:t xml:space="preserve"> - </w:t>
      </w:r>
      <w:r>
        <w:t xml:space="preserve">Branches that are being prepared for </w:t>
      </w:r>
      <w:r w:rsidR="002D60EA">
        <w:t>deployment.</w:t>
      </w:r>
      <w:r>
        <w:t xml:space="preserve"> but </w:t>
      </w:r>
      <w:r w:rsidR="002D60EA">
        <w:t>still internal to the deployment effort.</w:t>
      </w:r>
    </w:p>
    <w:p w14:paraId="1779629D" w14:textId="49F3671B" w:rsidR="006D08F4" w:rsidRDefault="006D08F4" w:rsidP="006D08F4">
      <w:pPr>
        <w:pStyle w:val="BodyText"/>
        <w:numPr>
          <w:ilvl w:val="0"/>
          <w:numId w:val="35"/>
        </w:numPr>
      </w:pPr>
      <w:r w:rsidRPr="002D60EA">
        <w:rPr>
          <w:b/>
        </w:rPr>
        <w:t xml:space="preserve">Project </w:t>
      </w:r>
      <w:r w:rsidR="002D60EA" w:rsidRPr="002D60EA">
        <w:rPr>
          <w:b/>
        </w:rPr>
        <w:t>B</w:t>
      </w:r>
      <w:r w:rsidRPr="002D60EA">
        <w:rPr>
          <w:b/>
        </w:rPr>
        <w:t>ranches</w:t>
      </w:r>
      <w:r w:rsidR="002D60EA">
        <w:t xml:space="preserve"> - </w:t>
      </w:r>
      <w:r>
        <w:t xml:space="preserve">Branches in development for </w:t>
      </w:r>
      <w:r w:rsidR="002D60EA">
        <w:t>pre-release</w:t>
      </w:r>
      <w:r>
        <w:t xml:space="preserve"> projects, such as partner deployments.</w:t>
      </w:r>
      <w:r w:rsidR="00026900">
        <w:t xml:space="preserve"> Branched that are at a lower level then a Release Branch artifact.</w:t>
      </w:r>
    </w:p>
    <w:p w14:paraId="26C8F0C3" w14:textId="6904FC4A" w:rsidR="006D08F4" w:rsidRDefault="002D60EA" w:rsidP="006D08F4">
      <w:pPr>
        <w:pStyle w:val="BodyText"/>
        <w:numPr>
          <w:ilvl w:val="0"/>
          <w:numId w:val="35"/>
        </w:numPr>
      </w:pPr>
      <w:r w:rsidRPr="00026900">
        <w:rPr>
          <w:b/>
        </w:rPr>
        <w:t>Development B</w:t>
      </w:r>
      <w:r w:rsidR="006D08F4" w:rsidRPr="00026900">
        <w:rPr>
          <w:b/>
        </w:rPr>
        <w:t>ranch</w:t>
      </w:r>
      <w:r w:rsidR="006D08F4">
        <w:t xml:space="preserve">: </w:t>
      </w:r>
      <w:r w:rsidR="00026900">
        <w:t>Branches that contain i</w:t>
      </w:r>
      <w:r w:rsidR="006D08F4">
        <w:t>n-progress</w:t>
      </w:r>
      <w:r>
        <w:t xml:space="preserve"> artifacts that are being worked by development staff.</w:t>
      </w:r>
    </w:p>
    <w:p w14:paraId="6371482D" w14:textId="13BD157F" w:rsidR="00026900" w:rsidRDefault="006D08F4" w:rsidP="006D08F4">
      <w:pPr>
        <w:pStyle w:val="BodyText"/>
      </w:pPr>
      <w:r>
        <w:t xml:space="preserve">These branches are arranged in a </w:t>
      </w:r>
      <w:r w:rsidR="00026900">
        <w:t>liner sequence where the Development Branch migrates to the Project Branch and so on upwards. This l</w:t>
      </w:r>
      <w:r>
        <w:t>inear sequence simplif</w:t>
      </w:r>
      <w:r w:rsidR="00026900">
        <w:t xml:space="preserve">ies </w:t>
      </w:r>
      <w:r w:rsidR="003D4E4C">
        <w:t xml:space="preserve">the </w:t>
      </w:r>
      <w:r w:rsidR="003D4E4C" w:rsidRPr="003D4E4C">
        <w:rPr>
          <w:i/>
        </w:rPr>
        <w:t>merge</w:t>
      </w:r>
      <w:r w:rsidR="00026900" w:rsidRPr="003D4E4C">
        <w:rPr>
          <w:i/>
        </w:rPr>
        <w:t>/release strategy</w:t>
      </w:r>
      <w:r w:rsidR="00026900">
        <w:t xml:space="preserve"> (i.e. </w:t>
      </w:r>
      <w:r w:rsidR="0092143D">
        <w:t>D</w:t>
      </w:r>
      <w:r>
        <w:t>evelop</w:t>
      </w:r>
      <w:r w:rsidR="003D4E4C">
        <w:t xml:space="preserve"> to</w:t>
      </w:r>
      <w:r>
        <w:t xml:space="preserve"> </w:t>
      </w:r>
      <w:r w:rsidR="0092143D">
        <w:t>P</w:t>
      </w:r>
      <w:r>
        <w:t>roject</w:t>
      </w:r>
      <w:r w:rsidR="003D4E4C">
        <w:t xml:space="preserve"> to</w:t>
      </w:r>
      <w:r>
        <w:t xml:space="preserve"> </w:t>
      </w:r>
      <w:r w:rsidR="0092143D">
        <w:t>R</w:t>
      </w:r>
      <w:r>
        <w:t>elease</w:t>
      </w:r>
      <w:r w:rsidR="003D4E4C">
        <w:t xml:space="preserve"> to</w:t>
      </w:r>
      <w:r>
        <w:t xml:space="preserve"> </w:t>
      </w:r>
      <w:r w:rsidR="0092143D">
        <w:t>Master</w:t>
      </w:r>
      <w:r w:rsidR="00026900">
        <w:t>)</w:t>
      </w:r>
    </w:p>
    <w:p w14:paraId="05C92682" w14:textId="6477DD81" w:rsidR="006D08F4" w:rsidRDefault="003D4E4C" w:rsidP="006D08F4">
      <w:pPr>
        <w:pStyle w:val="BodyText"/>
      </w:pPr>
      <w:r>
        <w:t xml:space="preserve">The </w:t>
      </w:r>
      <w:r w:rsidRPr="003D4E4C">
        <w:rPr>
          <w:i/>
        </w:rPr>
        <w:t>merge/release strategy</w:t>
      </w:r>
      <w:r>
        <w:t xml:space="preserve"> alluded to above </w:t>
      </w:r>
      <w:r w:rsidR="006D08F4">
        <w:t xml:space="preserve">means that when code is ready to be moved </w:t>
      </w:r>
      <w:r>
        <w:t xml:space="preserve">up the branch food chain a </w:t>
      </w:r>
      <w:r w:rsidR="006D08F4">
        <w:t>"forwards merge" along the direction of this chain</w:t>
      </w:r>
      <w:r w:rsidR="0001128F">
        <w:t xml:space="preserve"> is performed</w:t>
      </w:r>
      <w:r w:rsidR="006D08F4">
        <w:t xml:space="preserve">. </w:t>
      </w:r>
      <w:r w:rsidR="0001128F">
        <w:t xml:space="preserve">Conversely a </w:t>
      </w:r>
      <w:r w:rsidR="006D08F4">
        <w:t xml:space="preserve">"backwards merges" </w:t>
      </w:r>
      <w:r w:rsidR="005F2D69">
        <w:t xml:space="preserve">are performed </w:t>
      </w:r>
      <w:r w:rsidR="006D08F4">
        <w:t xml:space="preserve">on a regular basis to bring changes (e.g. hotfixes) from the </w:t>
      </w:r>
      <w:r w:rsidR="0001128F">
        <w:t xml:space="preserve">higher level branched back down to the lower level </w:t>
      </w:r>
      <w:r w:rsidR="006D08F4">
        <w:t>branches</w:t>
      </w:r>
      <w:r w:rsidR="0001128F">
        <w:t>.</w:t>
      </w:r>
      <w:r w:rsidR="006D08F4">
        <w:t xml:space="preserve"> Backwards merges can happen any time, but </w:t>
      </w:r>
      <w:r w:rsidR="0001128F">
        <w:t xml:space="preserve">should be </w:t>
      </w:r>
      <w:r w:rsidR="005F2D69">
        <w:t>regularly</w:t>
      </w:r>
      <w:r w:rsidR="0001128F">
        <w:t xml:space="preserve"> scheduled.</w:t>
      </w:r>
    </w:p>
    <w:p w14:paraId="257AD69B" w14:textId="0DF5A3AA" w:rsidR="006D08F4" w:rsidRDefault="006D08F4" w:rsidP="006D08F4">
      <w:pPr>
        <w:pStyle w:val="BodyText"/>
      </w:pPr>
      <w:r>
        <w:t xml:space="preserve">Choosing where to branch off from and target a pull request depends on an assessment of three factors: how urgent the fix/feature is, how risky (in terms of introducing other bugs) the required changes are, and how long it will take to develop. A good heuristic is to see how urgent the code </w:t>
      </w:r>
      <w:r w:rsidR="00B42B43">
        <w:t xml:space="preserve">that is being </w:t>
      </w:r>
      <w:r>
        <w:t>committ</w:t>
      </w:r>
      <w:r w:rsidR="00B42B43">
        <w:t>ed</w:t>
      </w:r>
      <w:r>
        <w:t xml:space="preserve"> </w:t>
      </w:r>
      <w:r w:rsidR="00B42B43">
        <w:t>versus</w:t>
      </w:r>
      <w:r>
        <w:t xml:space="preserve"> how risky or potentially breaking it is:</w:t>
      </w:r>
    </w:p>
    <w:p w14:paraId="2B396026" w14:textId="59016F17" w:rsidR="00AB2001" w:rsidRDefault="00AB2001" w:rsidP="004309E2">
      <w:pPr>
        <w:pStyle w:val="Heading4"/>
      </w:pPr>
      <w:bookmarkStart w:id="47" w:name="_Toc519258841"/>
      <w:r>
        <w:t xml:space="preserve">GitHub Branching </w:t>
      </w:r>
      <w:r w:rsidR="00CC3968">
        <w:t xml:space="preserve">and </w:t>
      </w:r>
      <w:r>
        <w:t>Related Command Lines</w:t>
      </w:r>
      <w:bookmarkEnd w:id="47"/>
    </w:p>
    <w:p w14:paraId="0EC97C55" w14:textId="248598DA" w:rsidR="000F448C" w:rsidRDefault="000F448C" w:rsidP="000F448C">
      <w:pPr>
        <w:pStyle w:val="BodyText"/>
      </w:pPr>
      <w:r>
        <w:t xml:space="preserve">Simply stated a branch is required when a feature hosted in the high-level branch must be modified and/or added. A branch which will host the development of the new feature, must be created from </w:t>
      </w:r>
      <w:r w:rsidR="00953176">
        <w:t>an</w:t>
      </w:r>
      <w:r>
        <w:t xml:space="preserve"> upper level </w:t>
      </w:r>
      <w:r w:rsidR="008C52FE">
        <w:t>branch, which</w:t>
      </w:r>
      <w:r>
        <w:t xml:space="preserve"> is typically the Master. </w:t>
      </w:r>
      <w:r w:rsidR="00F40AB2">
        <w:t xml:space="preserve">This section will focus solely on the branch creation process only. Subsequent process flow commands such as </w:t>
      </w:r>
      <w:proofErr w:type="gramStart"/>
      <w:r w:rsidR="00F40AB2">
        <w:t>commits</w:t>
      </w:r>
      <w:proofErr w:type="gramEnd"/>
      <w:r w:rsidR="00F40AB2">
        <w:t xml:space="preserve"> and check-ins are not part of this discussion. The</w:t>
      </w:r>
      <w:r>
        <w:t xml:space="preserve"> following are typical steps used in creating </w:t>
      </w:r>
      <w:r w:rsidR="00F40AB2">
        <w:t xml:space="preserve">and removing </w:t>
      </w:r>
      <w:r>
        <w:t>a branch:</w:t>
      </w:r>
    </w:p>
    <w:p w14:paraId="62B37AA1" w14:textId="77777777" w:rsidR="000F448C" w:rsidRDefault="000F448C" w:rsidP="000F448C">
      <w:pPr>
        <w:pStyle w:val="BodyText"/>
        <w:numPr>
          <w:ilvl w:val="0"/>
          <w:numId w:val="44"/>
        </w:numPr>
      </w:pPr>
      <w:r>
        <w:t>Creating a new branch:</w:t>
      </w:r>
    </w:p>
    <w:p w14:paraId="7E21DBD6" w14:textId="7E0A70C5" w:rsidR="000F448C" w:rsidRDefault="000F448C" w:rsidP="008C52FE">
      <w:pPr>
        <w:pStyle w:val="BodyText"/>
        <w:ind w:left="810"/>
      </w:pPr>
      <w:r>
        <w:lastRenderedPageBreak/>
        <w:t xml:space="preserve">Execute </w:t>
      </w:r>
      <w:r w:rsidR="00AB52B0">
        <w:t xml:space="preserve">the </w:t>
      </w:r>
      <w:r>
        <w:t xml:space="preserve">Git </w:t>
      </w:r>
      <w:r>
        <w:rPr>
          <w:b/>
          <w:i/>
        </w:rPr>
        <w:t xml:space="preserve">branch </w:t>
      </w:r>
      <w:r>
        <w:t>&lt;</w:t>
      </w:r>
      <w:r w:rsidRPr="008C52FE">
        <w:t>new branch name</w:t>
      </w:r>
      <w:r w:rsidRPr="008C52FE">
        <w:rPr>
          <w:b/>
        </w:rPr>
        <w:t>&gt;</w:t>
      </w:r>
      <w:r w:rsidR="008C52FE">
        <w:rPr>
          <w:b/>
        </w:rPr>
        <w:t xml:space="preserve"> </w:t>
      </w:r>
      <w:r w:rsidR="008C52FE" w:rsidRPr="008C52FE">
        <w:t>f</w:t>
      </w:r>
      <w:r w:rsidRPr="008C52FE">
        <w:t>ollowed</w:t>
      </w:r>
      <w:r>
        <w:t xml:space="preserve"> by Git </w:t>
      </w:r>
      <w:r w:rsidRPr="008C52FE">
        <w:rPr>
          <w:b/>
          <w:i/>
        </w:rPr>
        <w:t>checkout</w:t>
      </w:r>
      <w:r>
        <w:t xml:space="preserve"> &lt;new branch name</w:t>
      </w:r>
      <w:r w:rsidRPr="008C52FE">
        <w:rPr>
          <w:b/>
          <w:i/>
        </w:rPr>
        <w:t>&gt;.</w:t>
      </w:r>
      <w:r w:rsidR="008C52FE">
        <w:rPr>
          <w:b/>
          <w:i/>
        </w:rPr>
        <w:t xml:space="preserve"> </w:t>
      </w:r>
      <w:r w:rsidR="008C52FE" w:rsidRPr="008C52FE">
        <w:t>These two</w:t>
      </w:r>
      <w:r w:rsidR="008C52FE">
        <w:t xml:space="preserve"> commands can be </w:t>
      </w:r>
      <w:r w:rsidR="00AB52B0">
        <w:t>combined into one</w:t>
      </w:r>
      <w:r w:rsidR="008C52FE">
        <w:t xml:space="preserve"> by using the checkout command with the -</w:t>
      </w:r>
      <w:r w:rsidR="00CE5E8F">
        <w:t>b</w:t>
      </w:r>
      <w:r w:rsidR="008C52FE">
        <w:t xml:space="preserve"> switch -  </w:t>
      </w:r>
      <w:r w:rsidRPr="006C08D3">
        <w:t>git</w:t>
      </w:r>
      <w:r w:rsidRPr="008C52FE">
        <w:rPr>
          <w:b/>
        </w:rPr>
        <w:t xml:space="preserve"> </w:t>
      </w:r>
      <w:r w:rsidRPr="006C08D3">
        <w:rPr>
          <w:b/>
          <w:i/>
        </w:rPr>
        <w:t>checkout -b</w:t>
      </w:r>
      <w:r>
        <w:t xml:space="preserve"> </w:t>
      </w:r>
      <w:r w:rsidR="008C52FE">
        <w:t>&lt;</w:t>
      </w:r>
      <w:r w:rsidR="008C52FE" w:rsidRPr="008C52FE">
        <w:t>new branch name</w:t>
      </w:r>
      <w:r w:rsidR="008C52FE" w:rsidRPr="008C52FE">
        <w:rPr>
          <w:b/>
        </w:rPr>
        <w:t>&gt;</w:t>
      </w:r>
      <w:r w:rsidR="008C52FE">
        <w:rPr>
          <w:b/>
        </w:rPr>
        <w:t>.</w:t>
      </w:r>
    </w:p>
    <w:p w14:paraId="1408A282" w14:textId="21516D72" w:rsidR="00D56B55" w:rsidRDefault="00AB52B0" w:rsidP="00AB52B0">
      <w:pPr>
        <w:pStyle w:val="BodyText"/>
        <w:numPr>
          <w:ilvl w:val="0"/>
          <w:numId w:val="44"/>
        </w:numPr>
      </w:pPr>
      <w:r>
        <w:t>Removing a branch</w:t>
      </w:r>
    </w:p>
    <w:p w14:paraId="03B594EC" w14:textId="4D4AD498" w:rsidR="00CE5E8F" w:rsidRDefault="00AB52B0" w:rsidP="00CE5E8F">
      <w:pPr>
        <w:pStyle w:val="BodyText"/>
        <w:ind w:left="810"/>
      </w:pPr>
      <w:r>
        <w:t xml:space="preserve">Branches are typical removed after their contents have been merged to a higher-level branch and is good practice. Execute </w:t>
      </w:r>
      <w:r w:rsidR="00CE5E8F">
        <w:t>the Git branch command with the -d switch -  G</w:t>
      </w:r>
      <w:r w:rsidR="00CE5E8F" w:rsidRPr="006C08D3">
        <w:t>it</w:t>
      </w:r>
      <w:r w:rsidR="00CE5E8F" w:rsidRPr="008C52FE">
        <w:rPr>
          <w:b/>
        </w:rPr>
        <w:t xml:space="preserve"> </w:t>
      </w:r>
      <w:r w:rsidR="00CE5E8F">
        <w:rPr>
          <w:b/>
          <w:i/>
        </w:rPr>
        <w:t>branch</w:t>
      </w:r>
      <w:r w:rsidR="00CE5E8F" w:rsidRPr="006C08D3">
        <w:rPr>
          <w:b/>
          <w:i/>
        </w:rPr>
        <w:t xml:space="preserve"> -</w:t>
      </w:r>
      <w:r w:rsidR="00CE5E8F">
        <w:rPr>
          <w:b/>
          <w:i/>
        </w:rPr>
        <w:t>d</w:t>
      </w:r>
      <w:r w:rsidR="00CE5E8F">
        <w:t xml:space="preserve"> &lt;</w:t>
      </w:r>
      <w:r w:rsidR="00CE5E8F" w:rsidRPr="008C52FE">
        <w:t>branch name</w:t>
      </w:r>
      <w:r w:rsidR="00CE5E8F" w:rsidRPr="008C52FE">
        <w:rPr>
          <w:b/>
        </w:rPr>
        <w:t>&gt;</w:t>
      </w:r>
      <w:r w:rsidR="00CE5E8F">
        <w:rPr>
          <w:b/>
        </w:rPr>
        <w:t>.</w:t>
      </w:r>
    </w:p>
    <w:p w14:paraId="7EC84B2A" w14:textId="14147C7A" w:rsidR="0033424D" w:rsidRDefault="0054675D" w:rsidP="004309E2">
      <w:pPr>
        <w:pStyle w:val="Heading3"/>
      </w:pPr>
      <w:bookmarkStart w:id="48" w:name="_Toc519258842"/>
      <w:r>
        <w:t xml:space="preserve">GitHub </w:t>
      </w:r>
      <w:r w:rsidRPr="00FB2BC1">
        <w:t>Merging</w:t>
      </w:r>
      <w:bookmarkEnd w:id="48"/>
      <w:r>
        <w:t xml:space="preserve"> </w:t>
      </w:r>
    </w:p>
    <w:p w14:paraId="50D6D8FD" w14:textId="4B0F0456" w:rsidR="001E2F25" w:rsidRDefault="001E2F25" w:rsidP="001E2F25">
      <w:pPr>
        <w:pStyle w:val="BodyText"/>
      </w:pPr>
      <w:r>
        <w:t xml:space="preserve">GIT merging facilitates consolidates the migration of a forked branch or branches back to a common branch. The </w:t>
      </w:r>
      <w:r w:rsidRPr="007A2008">
        <w:t>G</w:t>
      </w:r>
      <w:r w:rsidR="00476673" w:rsidRPr="007A2008">
        <w:t>it</w:t>
      </w:r>
      <w:r>
        <w:t xml:space="preserve"> </w:t>
      </w:r>
      <w:r w:rsidRPr="007A2008">
        <w:rPr>
          <w:b/>
          <w:i/>
        </w:rPr>
        <w:t>merge</w:t>
      </w:r>
      <w:r>
        <w:t xml:space="preserve"> command accomplishes this task.</w:t>
      </w:r>
    </w:p>
    <w:p w14:paraId="70F8095E" w14:textId="1562DBA5" w:rsidR="001E2F25" w:rsidRDefault="001E2F25" w:rsidP="001E2F25">
      <w:pPr>
        <w:pStyle w:val="BodyText"/>
      </w:pPr>
      <w:r>
        <w:t xml:space="preserve">The current branch will be updated to reflect the merge, but the target branch will be completely unaffected. </w:t>
      </w:r>
      <w:r w:rsidR="00476673">
        <w:t>GIT</w:t>
      </w:r>
      <w:r>
        <w:t xml:space="preserve"> </w:t>
      </w:r>
      <w:r w:rsidRPr="007A2008">
        <w:rPr>
          <w:b/>
          <w:i/>
        </w:rPr>
        <w:t>merge</w:t>
      </w:r>
      <w:r>
        <w:t xml:space="preserve"> is often used in conjunction with </w:t>
      </w:r>
      <w:r w:rsidR="00476673">
        <w:t>Git</w:t>
      </w:r>
      <w:r>
        <w:t xml:space="preserve"> </w:t>
      </w:r>
      <w:r w:rsidRPr="007A2008">
        <w:rPr>
          <w:b/>
          <w:i/>
        </w:rPr>
        <w:t>checkout</w:t>
      </w:r>
      <w:r>
        <w:t xml:space="preserve"> for selecting the current branch and </w:t>
      </w:r>
      <w:r w:rsidR="00476673">
        <w:t>Git</w:t>
      </w:r>
      <w:r>
        <w:t xml:space="preserve"> </w:t>
      </w:r>
      <w:r w:rsidRPr="007A2008">
        <w:rPr>
          <w:b/>
          <w:i/>
        </w:rPr>
        <w:t>branch -d</w:t>
      </w:r>
      <w:r>
        <w:t xml:space="preserve"> for deleting the </w:t>
      </w:r>
      <w:r w:rsidR="00476673">
        <w:t>merged branch</w:t>
      </w:r>
      <w:r>
        <w:t xml:space="preserve"> target branch</w:t>
      </w:r>
    </w:p>
    <w:p w14:paraId="78627B63" w14:textId="35C7E6ED" w:rsidR="001E2F25" w:rsidRDefault="007A2008" w:rsidP="007A2008">
      <w:pPr>
        <w:pStyle w:val="BodyText"/>
      </w:pPr>
      <w:r>
        <w:t>Typically, Git</w:t>
      </w:r>
      <w:r w:rsidR="000044E0" w:rsidRPr="000044E0">
        <w:t xml:space="preserve"> </w:t>
      </w:r>
      <w:r w:rsidR="000044E0" w:rsidRPr="007A2008">
        <w:rPr>
          <w:b/>
          <w:i/>
        </w:rPr>
        <w:t>merge</w:t>
      </w:r>
      <w:r w:rsidR="000044E0" w:rsidRPr="000044E0">
        <w:t xml:space="preserve"> is used to combine two branches. The following examples will focus on this branch merging pattern. </w:t>
      </w:r>
      <w:r>
        <w:t>Git</w:t>
      </w:r>
      <w:r w:rsidR="000044E0" w:rsidRPr="000044E0">
        <w:t xml:space="preserve"> </w:t>
      </w:r>
      <w:r w:rsidR="000044E0" w:rsidRPr="007A2008">
        <w:rPr>
          <w:b/>
          <w:i/>
        </w:rPr>
        <w:t>merge</w:t>
      </w:r>
      <w:r w:rsidR="000044E0" w:rsidRPr="000044E0">
        <w:t xml:space="preserve"> takes two commit pointers, usually the branch tips</w:t>
      </w:r>
      <w:r>
        <w:t xml:space="preserve"> which are the </w:t>
      </w:r>
      <w:r w:rsidRPr="007A2008">
        <w:t>last commit or most recent commit on a branch</w:t>
      </w:r>
      <w:r w:rsidR="000044E0" w:rsidRPr="000044E0">
        <w:t>, and will find a common base commit between them. Once Git finds a common base commit it will create a new "merge commit" that combines the changes of each queued merge commit sequence</w:t>
      </w:r>
    </w:p>
    <w:p w14:paraId="4830ADB0" w14:textId="1F4E9D86" w:rsidR="00DA037E" w:rsidRDefault="00DF7732" w:rsidP="001E2F25">
      <w:pPr>
        <w:pStyle w:val="BodyText"/>
      </w:pPr>
      <w:r>
        <w:t xml:space="preserve">Here is the scenario: a </w:t>
      </w:r>
      <w:r w:rsidR="00886795" w:rsidRPr="00886795">
        <w:t xml:space="preserve">branch </w:t>
      </w:r>
      <w:r>
        <w:t>containing a new f</w:t>
      </w:r>
      <w:r w:rsidR="00886795" w:rsidRPr="00886795">
        <w:t xml:space="preserve">eature that is based off the master branch. </w:t>
      </w:r>
      <w:r>
        <w:t xml:space="preserve">This </w:t>
      </w:r>
      <w:r w:rsidRPr="00886795">
        <w:t>feature</w:t>
      </w:r>
      <w:r w:rsidR="00886795" w:rsidRPr="00886795">
        <w:t xml:space="preserve"> branch </w:t>
      </w:r>
      <w:r>
        <w:t xml:space="preserve">needs to be merged back </w:t>
      </w:r>
      <w:r w:rsidR="00886795" w:rsidRPr="00886795">
        <w:t xml:space="preserve">into </w:t>
      </w:r>
      <w:r>
        <w:t>the M</w:t>
      </w:r>
      <w:r w:rsidR="00886795" w:rsidRPr="00886795">
        <w:t>aster</w:t>
      </w:r>
      <w:r>
        <w:t xml:space="preserve"> Branch</w:t>
      </w:r>
      <w:r w:rsidR="00886795" w:rsidRPr="00886795">
        <w:t>.</w:t>
      </w:r>
      <w:r>
        <w:t xml:space="preserve"> </w:t>
      </w:r>
      <w:r w:rsidRPr="00DF7732">
        <w:t xml:space="preserve">Invoking this command will merge the specified branch feature into the current branch, </w:t>
      </w:r>
      <w:r>
        <w:t>which in this case is Master</w:t>
      </w:r>
      <w:r w:rsidRPr="00DF7732">
        <w:t>. Git will determine the merge algorithm automatically</w:t>
      </w:r>
      <w:r>
        <w:t>.</w:t>
      </w:r>
    </w:p>
    <w:p w14:paraId="2276E7CF" w14:textId="75032BDC" w:rsidR="00AB2001" w:rsidRDefault="00AB2001" w:rsidP="004309E2">
      <w:pPr>
        <w:pStyle w:val="Heading4"/>
      </w:pPr>
      <w:bookmarkStart w:id="49" w:name="_Toc519258843"/>
      <w:r>
        <w:t>GitHub Merging and Related Command Lines</w:t>
      </w:r>
      <w:bookmarkEnd w:id="49"/>
    </w:p>
    <w:p w14:paraId="2E297EBC" w14:textId="3E57BB37" w:rsidR="00497CAE" w:rsidRDefault="00497CAE" w:rsidP="006D08F4">
      <w:pPr>
        <w:pStyle w:val="BodyText"/>
      </w:pPr>
      <w:r w:rsidRPr="00497CAE">
        <w:t xml:space="preserve">Before performing a merge, there are several preparation steps </w:t>
      </w:r>
      <w:r>
        <w:t>needed</w:t>
      </w:r>
      <w:r w:rsidRPr="00497CAE">
        <w:t xml:space="preserve"> to ensure the merge </w:t>
      </w:r>
      <w:r>
        <w:t>is performed correctly.</w:t>
      </w:r>
    </w:p>
    <w:p w14:paraId="67B27313" w14:textId="38C6846E" w:rsidR="00497CAE" w:rsidRDefault="00DA037E" w:rsidP="00DA037E">
      <w:pPr>
        <w:pStyle w:val="BodyText"/>
        <w:numPr>
          <w:ilvl w:val="0"/>
          <w:numId w:val="41"/>
        </w:numPr>
      </w:pPr>
      <w:r w:rsidRPr="00DA037E">
        <w:t>Confirm the receiving branch</w:t>
      </w:r>
      <w:r w:rsidR="00053BCB">
        <w:t xml:space="preserve"> of the merge</w:t>
      </w:r>
      <w:r w:rsidR="001F20D6">
        <w:t>:</w:t>
      </w:r>
    </w:p>
    <w:p w14:paraId="4964FF5E" w14:textId="4E2C0098" w:rsidR="00497CAE" w:rsidRDefault="00DA037E" w:rsidP="001F20D6">
      <w:pPr>
        <w:pStyle w:val="BodyText"/>
        <w:ind w:left="720"/>
      </w:pPr>
      <w:r w:rsidRPr="00DA037E">
        <w:t xml:space="preserve">Execute </w:t>
      </w:r>
      <w:r w:rsidR="00EC562B">
        <w:t>Git</w:t>
      </w:r>
      <w:r w:rsidRPr="00DA037E">
        <w:t xml:space="preserve"> </w:t>
      </w:r>
      <w:r w:rsidRPr="00EC562B">
        <w:rPr>
          <w:b/>
          <w:i/>
        </w:rPr>
        <w:t>status</w:t>
      </w:r>
      <w:r w:rsidRPr="00DA037E">
        <w:t xml:space="preserve"> to ensure that HEAD</w:t>
      </w:r>
      <w:r w:rsidR="00EC562B">
        <w:t xml:space="preserve"> (</w:t>
      </w:r>
      <w:r w:rsidR="00EC562B" w:rsidRPr="00DA037E">
        <w:t>think of the HEAD as the "current branch"</w:t>
      </w:r>
      <w:r w:rsidR="00EC562B">
        <w:t>)</w:t>
      </w:r>
      <w:r w:rsidRPr="00DA037E">
        <w:t xml:space="preserve"> is pointing to the correct merge-receiving branch. If needed, execute </w:t>
      </w:r>
      <w:r w:rsidR="001F20D6">
        <w:t>G</w:t>
      </w:r>
      <w:r w:rsidRPr="00DA037E">
        <w:t xml:space="preserve">it </w:t>
      </w:r>
      <w:r w:rsidRPr="00EC562B">
        <w:rPr>
          <w:b/>
          <w:i/>
        </w:rPr>
        <w:t>checkout</w:t>
      </w:r>
      <w:r w:rsidRPr="00DA037E">
        <w:t xml:space="preserve"> &lt;</w:t>
      </w:r>
      <w:r w:rsidR="00EC562B">
        <w:t>receiving branch</w:t>
      </w:r>
      <w:r w:rsidRPr="00DA037E">
        <w:t xml:space="preserve">&gt; to switch to the receiving branch. In </w:t>
      </w:r>
      <w:r w:rsidR="00EC562B">
        <w:t>this</w:t>
      </w:r>
      <w:r w:rsidRPr="00DA037E">
        <w:t xml:space="preserve"> case execute git </w:t>
      </w:r>
      <w:r w:rsidRPr="00EC562B">
        <w:rPr>
          <w:b/>
          <w:i/>
        </w:rPr>
        <w:t>checkout</w:t>
      </w:r>
      <w:r w:rsidRPr="00DA037E">
        <w:t xml:space="preserve"> </w:t>
      </w:r>
      <w:r w:rsidRPr="00EC562B">
        <w:rPr>
          <w:b/>
          <w:i/>
        </w:rPr>
        <w:t>master</w:t>
      </w:r>
    </w:p>
    <w:p w14:paraId="4342B5C7" w14:textId="2EA33E98" w:rsidR="00F534A6" w:rsidRDefault="00F534A6" w:rsidP="00053BCB">
      <w:pPr>
        <w:pStyle w:val="BodyText"/>
        <w:numPr>
          <w:ilvl w:val="0"/>
          <w:numId w:val="41"/>
        </w:numPr>
      </w:pPr>
      <w:r>
        <w:t>Fetch latest remote commits</w:t>
      </w:r>
      <w:r w:rsidR="00770F6E">
        <w:t>:</w:t>
      </w:r>
    </w:p>
    <w:p w14:paraId="21CEF96B" w14:textId="05FF2993" w:rsidR="00053BCB" w:rsidRDefault="00053BCB" w:rsidP="00053BCB">
      <w:pPr>
        <w:pStyle w:val="BodyText"/>
        <w:ind w:left="720"/>
      </w:pPr>
      <w:r>
        <w:t xml:space="preserve">Insure that the </w:t>
      </w:r>
      <w:r w:rsidR="00F534A6">
        <w:t xml:space="preserve">receiving branch and the merging branch are up-to-date with the latest remote changes. </w:t>
      </w:r>
      <w:r>
        <w:t>P</w:t>
      </w:r>
      <w:r w:rsidR="00F534A6">
        <w:t>ull the latest remote commits</w:t>
      </w:r>
      <w:r>
        <w:t xml:space="preserve"> by executing Git </w:t>
      </w:r>
      <w:r w:rsidRPr="00053BCB">
        <w:rPr>
          <w:b/>
          <w:i/>
        </w:rPr>
        <w:t>fetch</w:t>
      </w:r>
      <w:r w:rsidR="00F534A6">
        <w:t xml:space="preserve">. </w:t>
      </w:r>
      <w:r>
        <w:t>Execute</w:t>
      </w:r>
      <w:r w:rsidRPr="00053BCB">
        <w:t xml:space="preserve"> </w:t>
      </w:r>
      <w:r>
        <w:t xml:space="preserve">Git </w:t>
      </w:r>
      <w:r w:rsidRPr="00053BCB">
        <w:rPr>
          <w:b/>
          <w:i/>
        </w:rPr>
        <w:t>pull</w:t>
      </w:r>
      <w:r>
        <w:rPr>
          <w:b/>
          <w:i/>
        </w:rPr>
        <w:t xml:space="preserve"> </w:t>
      </w:r>
      <w:r>
        <w:t>once the fetch is completed to ensure the master branch has the latest updates</w:t>
      </w:r>
    </w:p>
    <w:p w14:paraId="369DD71E" w14:textId="167B5582" w:rsidR="00770F6E" w:rsidRDefault="00770F6E" w:rsidP="00770F6E">
      <w:pPr>
        <w:pStyle w:val="BodyText"/>
        <w:numPr>
          <w:ilvl w:val="0"/>
          <w:numId w:val="41"/>
        </w:numPr>
      </w:pPr>
      <w:r>
        <w:t>Perform the merge:</w:t>
      </w:r>
    </w:p>
    <w:p w14:paraId="6962A0BE" w14:textId="4D55AEA4" w:rsidR="00F534A6" w:rsidRDefault="00770F6E" w:rsidP="00770F6E">
      <w:pPr>
        <w:pStyle w:val="BodyText"/>
        <w:ind w:left="810"/>
      </w:pPr>
      <w:r>
        <w:t xml:space="preserve">Once steps 1 and 2 have been taken place, a merge can be initiated by executing Git </w:t>
      </w:r>
      <w:r w:rsidRPr="00770F6E">
        <w:rPr>
          <w:b/>
          <w:i/>
        </w:rPr>
        <w:t>merge</w:t>
      </w:r>
      <w:r>
        <w:t xml:space="preserve"> &lt;branch name&gt; where &lt;branch name&gt; is the name of the branch that will be merged into the receiving branch which in this scenario is Master.</w:t>
      </w:r>
    </w:p>
    <w:p w14:paraId="5D4391BC" w14:textId="7D9B2145" w:rsidR="003F3488" w:rsidRDefault="003F3488" w:rsidP="004309E2">
      <w:pPr>
        <w:pStyle w:val="Heading4"/>
      </w:pPr>
      <w:bookmarkStart w:id="50" w:name="_Toc519258844"/>
      <w:r>
        <w:t xml:space="preserve">Resolving GitHub </w:t>
      </w:r>
      <w:r w:rsidRPr="00FB2BC1">
        <w:t>Merging</w:t>
      </w:r>
      <w:r>
        <w:t xml:space="preserve"> Conflicts</w:t>
      </w:r>
      <w:bookmarkEnd w:id="50"/>
    </w:p>
    <w:p w14:paraId="1F0D1547" w14:textId="663E57EF" w:rsidR="00497CAE" w:rsidRDefault="003F3488" w:rsidP="003F3488">
      <w:pPr>
        <w:pStyle w:val="BodyText"/>
      </w:pPr>
      <w:r>
        <w:lastRenderedPageBreak/>
        <w:t xml:space="preserve">If the two branches both changed the same part of the same file, Git won't be able to determine which version to use. When this a situation occurs, it stops right before the merge commit so the conflict can be resolved </w:t>
      </w:r>
      <w:r w:rsidR="00571396">
        <w:t>manually. When</w:t>
      </w:r>
      <w:r>
        <w:t xml:space="preserve"> </w:t>
      </w:r>
      <w:r w:rsidR="004D73AA">
        <w:t>a merge conflict is encountered</w:t>
      </w:r>
      <w:r>
        <w:t xml:space="preserve">, running the </w:t>
      </w:r>
      <w:r w:rsidR="004D73AA">
        <w:t>Git</w:t>
      </w:r>
      <w:r>
        <w:t xml:space="preserve"> </w:t>
      </w:r>
      <w:r w:rsidRPr="004D73AA">
        <w:rPr>
          <w:b/>
          <w:i/>
        </w:rPr>
        <w:t>status</w:t>
      </w:r>
      <w:r>
        <w:t xml:space="preserve"> command shows which files need to be resolved. </w:t>
      </w:r>
    </w:p>
    <w:p w14:paraId="5BC81CCA" w14:textId="77777777" w:rsidR="003F3488" w:rsidRDefault="003F3488" w:rsidP="006D08F4">
      <w:pPr>
        <w:pStyle w:val="BodyText"/>
      </w:pPr>
    </w:p>
    <w:p w14:paraId="46F1F33E" w14:textId="2AE37983" w:rsidR="007314B8" w:rsidRDefault="007314B8">
      <w:pPr>
        <w:rPr>
          <w:sz w:val="24"/>
          <w:szCs w:val="20"/>
        </w:rPr>
      </w:pPr>
    </w:p>
    <w:sectPr w:rsidR="007314B8" w:rsidSect="005D530F">
      <w:footerReference w:type="default" r:id="rId13"/>
      <w:pgSz w:w="12240" w:h="15840" w:code="1"/>
      <w:pgMar w:top="1440" w:right="1440" w:bottom="1440" w:left="153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53CBC4" w14:textId="77777777" w:rsidR="00F5612C" w:rsidRDefault="00F5612C">
      <w:r>
        <w:separator/>
      </w:r>
    </w:p>
    <w:p w14:paraId="58BD2573" w14:textId="77777777" w:rsidR="00F5612C" w:rsidRDefault="00F5612C"/>
  </w:endnote>
  <w:endnote w:type="continuationSeparator" w:id="0">
    <w:p w14:paraId="5739F61F" w14:textId="77777777" w:rsidR="00F5612C" w:rsidRDefault="00F5612C">
      <w:r>
        <w:continuationSeparator/>
      </w:r>
    </w:p>
    <w:p w14:paraId="65A3F095" w14:textId="77777777" w:rsidR="00F5612C" w:rsidRDefault="00F5612C"/>
  </w:endnote>
  <w:endnote w:type="continuationNotice" w:id="1">
    <w:p w14:paraId="15A2E3DD" w14:textId="77777777" w:rsidR="00F5612C" w:rsidRDefault="00F5612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AFF" w:usb1="C0007843" w:usb2="00000009" w:usb3="00000000" w:csb0="000001FF" w:csb1="00000000"/>
  </w:font>
  <w:font w:name="Halis">
    <w:altName w:val="Calibri"/>
    <w:charset w:val="00"/>
    <w:family w:val="auto"/>
    <w:pitch w:val="default"/>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F96F92" w14:textId="7513752B" w:rsidR="001C2E96" w:rsidRPr="002277FE" w:rsidRDefault="001C2E96" w:rsidP="0094593F">
    <w:pPr>
      <w:pStyle w:val="Footer"/>
      <w:jc w:val="center"/>
      <w:rPr>
        <w:rStyle w:val="PageNumber"/>
      </w:rPr>
    </w:pPr>
    <w:r w:rsidRPr="000C32EA">
      <w:t>API Developer Playbook</w:t>
    </w:r>
    <w:r>
      <w:tab/>
    </w:r>
    <w:r>
      <w:rPr>
        <w:rStyle w:val="PageNumber"/>
      </w:rPr>
      <w:fldChar w:fldCharType="begin"/>
    </w:r>
    <w:r>
      <w:rPr>
        <w:rStyle w:val="PageNumber"/>
      </w:rPr>
      <w:instrText xml:space="preserve"> PAGE </w:instrText>
    </w:r>
    <w:r>
      <w:rPr>
        <w:rStyle w:val="PageNumber"/>
      </w:rPr>
      <w:fldChar w:fldCharType="separate"/>
    </w:r>
    <w:r w:rsidR="00B776E1">
      <w:rPr>
        <w:rStyle w:val="PageNumber"/>
        <w:noProof/>
      </w:rPr>
      <w:t>8</w:t>
    </w:r>
    <w:r>
      <w:rPr>
        <w:rStyle w:val="PageNumber"/>
      </w:rPr>
      <w:fldChar w:fldCharType="end"/>
    </w:r>
    <w:r>
      <w:rPr>
        <w:rStyle w:val="PageNumber"/>
      </w:rPr>
      <w:tab/>
    </w:r>
    <w:r w:rsidR="00F85FDE">
      <w:rPr>
        <w:rStyle w:val="PageNumber"/>
        <w:color w:val="000000" w:themeColor="text1"/>
      </w:rPr>
      <w:t>August</w:t>
    </w:r>
    <w:r>
      <w:rPr>
        <w:rStyle w:val="PageNumber"/>
        <w:color w:val="000000" w:themeColor="text1"/>
      </w:rPr>
      <w:t xml:space="preserve"> 18</w:t>
    </w:r>
  </w:p>
  <w:p w14:paraId="0F39F4B5" w14:textId="77777777" w:rsidR="001C2E96" w:rsidRPr="00FD2649" w:rsidRDefault="001C2E96" w:rsidP="00FD2649">
    <w:pPr>
      <w:pStyle w:val="Footer"/>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2324D3" w14:textId="77777777" w:rsidR="00F5612C" w:rsidRDefault="00F5612C">
      <w:r>
        <w:separator/>
      </w:r>
    </w:p>
    <w:p w14:paraId="7E488E36" w14:textId="77777777" w:rsidR="00F5612C" w:rsidRDefault="00F5612C"/>
  </w:footnote>
  <w:footnote w:type="continuationSeparator" w:id="0">
    <w:p w14:paraId="3CD9655D" w14:textId="77777777" w:rsidR="00F5612C" w:rsidRDefault="00F5612C">
      <w:r>
        <w:continuationSeparator/>
      </w:r>
    </w:p>
    <w:p w14:paraId="7B127E98" w14:textId="77777777" w:rsidR="00F5612C" w:rsidRDefault="00F5612C"/>
  </w:footnote>
  <w:footnote w:type="continuationNotice" w:id="1">
    <w:p w14:paraId="0DD2E0C8" w14:textId="77777777" w:rsidR="00F5612C" w:rsidRDefault="00F5612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2"/>
    <w:multiLevelType w:val="singleLevel"/>
    <w:tmpl w:val="FE7C9C78"/>
    <w:lvl w:ilvl="0">
      <w:start w:val="1"/>
      <w:numFmt w:val="bullet"/>
      <w:pStyle w:val="Appendix"/>
      <w:lvlText w:val=""/>
      <w:lvlJc w:val="left"/>
      <w:pPr>
        <w:tabs>
          <w:tab w:val="num" w:pos="1080"/>
        </w:tabs>
        <w:ind w:left="1080" w:hanging="360"/>
      </w:pPr>
      <w:rPr>
        <w:rFonts w:ascii="Symbol" w:hAnsi="Symbol" w:hint="default"/>
      </w:rPr>
    </w:lvl>
  </w:abstractNum>
  <w:abstractNum w:abstractNumId="1" w15:restartNumberingAfterBreak="0">
    <w:nsid w:val="FFFFFF88"/>
    <w:multiLevelType w:val="singleLevel"/>
    <w:tmpl w:val="5276D082"/>
    <w:lvl w:ilvl="0">
      <w:start w:val="1"/>
      <w:numFmt w:val="decimal"/>
      <w:pStyle w:val="ListBullet5"/>
      <w:lvlText w:val="%1."/>
      <w:lvlJc w:val="left"/>
      <w:pPr>
        <w:tabs>
          <w:tab w:val="num" w:pos="360"/>
        </w:tabs>
        <w:ind w:left="360" w:hanging="360"/>
      </w:pPr>
      <w:rPr>
        <w:rFonts w:cs="Times New Roman"/>
      </w:rPr>
    </w:lvl>
  </w:abstractNum>
  <w:abstractNum w:abstractNumId="2" w15:restartNumberingAfterBreak="0">
    <w:nsid w:val="022747A8"/>
    <w:multiLevelType w:val="multilevel"/>
    <w:tmpl w:val="0D469A4E"/>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pStyle w:val="Heading7"/>
      <w:lvlText w:val="%1.%2.%3.%4.%5.%6.%7."/>
      <w:lvlJc w:val="left"/>
      <w:pPr>
        <w:ind w:left="1260" w:hanging="1080"/>
      </w:pPr>
      <w:rPr>
        <w:rFonts w:hint="default"/>
      </w:rPr>
    </w:lvl>
    <w:lvl w:ilvl="7">
      <w:start w:val="1"/>
      <w:numFmt w:val="decimal"/>
      <w:pStyle w:val="Heading8"/>
      <w:lvlText w:val="%1.%2.%3.%4.%5.%6.%7.%8."/>
      <w:lvlJc w:val="left"/>
      <w:pPr>
        <w:ind w:left="3744" w:hanging="1224"/>
      </w:pPr>
      <w:rPr>
        <w:rFonts w:hint="default"/>
      </w:rPr>
    </w:lvl>
    <w:lvl w:ilvl="8">
      <w:start w:val="1"/>
      <w:numFmt w:val="decimal"/>
      <w:pStyle w:val="Heading9"/>
      <w:lvlText w:val="%1.%2.%3.%4.%5.%6.%7.%8.%9."/>
      <w:lvlJc w:val="left"/>
      <w:pPr>
        <w:ind w:left="4320" w:hanging="1440"/>
      </w:pPr>
      <w:rPr>
        <w:rFonts w:hint="default"/>
      </w:rPr>
    </w:lvl>
  </w:abstractNum>
  <w:abstractNum w:abstractNumId="3" w15:restartNumberingAfterBreak="0">
    <w:nsid w:val="05B10C4A"/>
    <w:multiLevelType w:val="hybridMultilevel"/>
    <w:tmpl w:val="6AA0F3FC"/>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 w15:restartNumberingAfterBreak="0">
    <w:nsid w:val="08816EE7"/>
    <w:multiLevelType w:val="hybridMultilevel"/>
    <w:tmpl w:val="AFDAF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15:restartNumberingAfterBreak="0">
    <w:nsid w:val="0A7C5724"/>
    <w:multiLevelType w:val="hybridMultilevel"/>
    <w:tmpl w:val="9E140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7241D4"/>
    <w:multiLevelType w:val="hybridMultilevel"/>
    <w:tmpl w:val="3B48C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287C91"/>
    <w:multiLevelType w:val="hybridMultilevel"/>
    <w:tmpl w:val="9D5AF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523AB4"/>
    <w:multiLevelType w:val="hybridMultilevel"/>
    <w:tmpl w:val="117AB9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1C7E35A9"/>
    <w:multiLevelType w:val="hybridMultilevel"/>
    <w:tmpl w:val="B5A28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88381C"/>
    <w:multiLevelType w:val="hybridMultilevel"/>
    <w:tmpl w:val="BA7EF7CE"/>
    <w:lvl w:ilvl="0" w:tplc="A8B48666">
      <w:start w:val="1"/>
      <w:numFmt w:val="bullet"/>
      <w:pStyle w:val="InstructionalBullet1"/>
      <w:lvlText w:val=""/>
      <w:lvlJc w:val="left"/>
      <w:pPr>
        <w:tabs>
          <w:tab w:val="num" w:pos="720"/>
        </w:tabs>
        <w:ind w:left="720" w:hanging="360"/>
      </w:pPr>
      <w:rPr>
        <w:rFonts w:ascii="Symbol" w:hAnsi="Symbol" w:hint="default"/>
      </w:rPr>
    </w:lvl>
    <w:lvl w:ilvl="1" w:tplc="98905A2C">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F1B015A"/>
    <w:multiLevelType w:val="hybridMultilevel"/>
    <w:tmpl w:val="1598E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5625DD"/>
    <w:multiLevelType w:val="hybridMultilevel"/>
    <w:tmpl w:val="98FC9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15"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17" w15:restartNumberingAfterBreak="0">
    <w:nsid w:val="353603FA"/>
    <w:multiLevelType w:val="hybridMultilevel"/>
    <w:tmpl w:val="73840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815C1F"/>
    <w:multiLevelType w:val="hybridMultilevel"/>
    <w:tmpl w:val="9932B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026E32"/>
    <w:multiLevelType w:val="hybridMultilevel"/>
    <w:tmpl w:val="7ED08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5C50DF"/>
    <w:multiLevelType w:val="hybridMultilevel"/>
    <w:tmpl w:val="DAF694A0"/>
    <w:lvl w:ilvl="0" w:tplc="4DDEB20A">
      <w:start w:val="1"/>
      <w:numFmt w:val="bullet"/>
      <w:pStyle w:val="Instruction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A759EE"/>
    <w:multiLevelType w:val="hybridMultilevel"/>
    <w:tmpl w:val="0B76F5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2F7426"/>
    <w:multiLevelType w:val="hybridMultilevel"/>
    <w:tmpl w:val="5D224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9C3C17"/>
    <w:multiLevelType w:val="hybridMultilevel"/>
    <w:tmpl w:val="3D4C0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D94B22"/>
    <w:multiLevelType w:val="hybridMultilevel"/>
    <w:tmpl w:val="1A7A0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26" w15:restartNumberingAfterBreak="0">
    <w:nsid w:val="4CB0420B"/>
    <w:multiLevelType w:val="hybridMultilevel"/>
    <w:tmpl w:val="D3D65B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0858BB"/>
    <w:multiLevelType w:val="hybridMultilevel"/>
    <w:tmpl w:val="A46C5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C15165"/>
    <w:multiLevelType w:val="hybridMultilevel"/>
    <w:tmpl w:val="8AC05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1329D9"/>
    <w:multiLevelType w:val="hybridMultilevel"/>
    <w:tmpl w:val="4962B0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32" w15:restartNumberingAfterBreak="0">
    <w:nsid w:val="68FE2584"/>
    <w:multiLevelType w:val="hybridMultilevel"/>
    <w:tmpl w:val="EB5CF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34" w15:restartNumberingAfterBreak="0">
    <w:nsid w:val="6F182A87"/>
    <w:multiLevelType w:val="hybridMultilevel"/>
    <w:tmpl w:val="253CB208"/>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35"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36" w15:restartNumberingAfterBreak="0">
    <w:nsid w:val="74EC5168"/>
    <w:multiLevelType w:val="hybridMultilevel"/>
    <w:tmpl w:val="745A218C"/>
    <w:lvl w:ilvl="0" w:tplc="6FB8612C">
      <w:start w:val="1"/>
      <w:numFmt w:val="none"/>
      <w:pStyle w:val="Note"/>
      <w:lvlText w:val="NOTE: "/>
      <w:lvlJc w:val="left"/>
      <w:pPr>
        <w:tabs>
          <w:tab w:val="num" w:pos="720"/>
        </w:tabs>
        <w:ind w:left="792" w:hanging="792"/>
      </w:pPr>
      <w:rPr>
        <w:rFonts w:ascii="Arial" w:hAnsi="Arial" w:cs="Times New Roman" w:hint="default"/>
        <w:b/>
        <w:i w:val="0"/>
      </w:rPr>
    </w:lvl>
    <w:lvl w:ilvl="1" w:tplc="4BA45E4E">
      <w:start w:val="1"/>
      <w:numFmt w:val="bullet"/>
      <w:lvlText w:val=""/>
      <w:lvlJc w:val="left"/>
      <w:pPr>
        <w:tabs>
          <w:tab w:val="num" w:pos="1440"/>
        </w:tabs>
        <w:ind w:left="1440" w:hanging="360"/>
      </w:pPr>
      <w:rPr>
        <w:rFonts w:ascii="Symbol" w:hAnsi="Symbol" w:hint="default"/>
        <w:b/>
        <w:i w:val="0"/>
      </w:rPr>
    </w:lvl>
    <w:lvl w:ilvl="2" w:tplc="2C121D9C">
      <w:start w:val="1"/>
      <w:numFmt w:val="lowerLetter"/>
      <w:lvlText w:val="%3)"/>
      <w:lvlJc w:val="left"/>
      <w:pPr>
        <w:tabs>
          <w:tab w:val="num" w:pos="2340"/>
        </w:tabs>
        <w:ind w:left="2340" w:hanging="360"/>
      </w:pPr>
      <w:rPr>
        <w:rFonts w:cs="Times New Roman" w:hint="default"/>
      </w:rPr>
    </w:lvl>
    <w:lvl w:ilvl="3" w:tplc="2B607C8E" w:tentative="1">
      <w:start w:val="1"/>
      <w:numFmt w:val="decimal"/>
      <w:lvlText w:val="%4."/>
      <w:lvlJc w:val="left"/>
      <w:pPr>
        <w:tabs>
          <w:tab w:val="num" w:pos="2880"/>
        </w:tabs>
        <w:ind w:left="2880" w:hanging="360"/>
      </w:pPr>
      <w:rPr>
        <w:rFonts w:cs="Times New Roman"/>
      </w:rPr>
    </w:lvl>
    <w:lvl w:ilvl="4" w:tplc="DD76895E" w:tentative="1">
      <w:start w:val="1"/>
      <w:numFmt w:val="lowerLetter"/>
      <w:lvlText w:val="%5."/>
      <w:lvlJc w:val="left"/>
      <w:pPr>
        <w:tabs>
          <w:tab w:val="num" w:pos="3600"/>
        </w:tabs>
        <w:ind w:left="3600" w:hanging="360"/>
      </w:pPr>
      <w:rPr>
        <w:rFonts w:cs="Times New Roman"/>
      </w:rPr>
    </w:lvl>
    <w:lvl w:ilvl="5" w:tplc="3E0CE374" w:tentative="1">
      <w:start w:val="1"/>
      <w:numFmt w:val="lowerRoman"/>
      <w:lvlText w:val="%6."/>
      <w:lvlJc w:val="right"/>
      <w:pPr>
        <w:tabs>
          <w:tab w:val="num" w:pos="4320"/>
        </w:tabs>
        <w:ind w:left="4320" w:hanging="180"/>
      </w:pPr>
      <w:rPr>
        <w:rFonts w:cs="Times New Roman"/>
      </w:rPr>
    </w:lvl>
    <w:lvl w:ilvl="6" w:tplc="6BF88AB6" w:tentative="1">
      <w:start w:val="1"/>
      <w:numFmt w:val="decimal"/>
      <w:lvlText w:val="%7."/>
      <w:lvlJc w:val="left"/>
      <w:pPr>
        <w:tabs>
          <w:tab w:val="num" w:pos="5040"/>
        </w:tabs>
        <w:ind w:left="5040" w:hanging="360"/>
      </w:pPr>
      <w:rPr>
        <w:rFonts w:cs="Times New Roman"/>
      </w:rPr>
    </w:lvl>
    <w:lvl w:ilvl="7" w:tplc="03F0729E" w:tentative="1">
      <w:start w:val="1"/>
      <w:numFmt w:val="lowerLetter"/>
      <w:lvlText w:val="%8."/>
      <w:lvlJc w:val="left"/>
      <w:pPr>
        <w:tabs>
          <w:tab w:val="num" w:pos="5760"/>
        </w:tabs>
        <w:ind w:left="5760" w:hanging="360"/>
      </w:pPr>
      <w:rPr>
        <w:rFonts w:cs="Times New Roman"/>
      </w:rPr>
    </w:lvl>
    <w:lvl w:ilvl="8" w:tplc="72D4BB1A" w:tentative="1">
      <w:start w:val="1"/>
      <w:numFmt w:val="lowerRoman"/>
      <w:lvlText w:val="%9."/>
      <w:lvlJc w:val="right"/>
      <w:pPr>
        <w:tabs>
          <w:tab w:val="num" w:pos="6480"/>
        </w:tabs>
        <w:ind w:left="6480" w:hanging="180"/>
      </w:pPr>
      <w:rPr>
        <w:rFonts w:cs="Times New Roman"/>
      </w:rPr>
    </w:lvl>
  </w:abstractNum>
  <w:abstractNum w:abstractNumId="37" w15:restartNumberingAfterBreak="0">
    <w:nsid w:val="7A54312F"/>
    <w:multiLevelType w:val="hybridMultilevel"/>
    <w:tmpl w:val="2CE48B0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7870B8"/>
    <w:multiLevelType w:val="hybridMultilevel"/>
    <w:tmpl w:val="21C04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33"/>
  </w:num>
  <w:num w:numId="2">
    <w:abstractNumId w:val="5"/>
  </w:num>
  <w:num w:numId="3">
    <w:abstractNumId w:val="35"/>
  </w:num>
  <w:num w:numId="4">
    <w:abstractNumId w:val="39"/>
  </w:num>
  <w:num w:numId="5">
    <w:abstractNumId w:val="30"/>
  </w:num>
  <w:num w:numId="6">
    <w:abstractNumId w:val="14"/>
  </w:num>
  <w:num w:numId="7">
    <w:abstractNumId w:val="11"/>
  </w:num>
  <w:num w:numId="8">
    <w:abstractNumId w:val="16"/>
  </w:num>
  <w:num w:numId="9">
    <w:abstractNumId w:val="25"/>
  </w:num>
  <w:num w:numId="10">
    <w:abstractNumId w:val="15"/>
  </w:num>
  <w:num w:numId="11">
    <w:abstractNumId w:val="20"/>
  </w:num>
  <w:num w:numId="12">
    <w:abstractNumId w:val="31"/>
  </w:num>
  <w:num w:numId="13">
    <w:abstractNumId w:val="34"/>
    <w:lvlOverride w:ilvl="0">
      <w:startOverride w:val="1"/>
    </w:lvlOverride>
  </w:num>
  <w:num w:numId="14">
    <w:abstractNumId w:val="2"/>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792" w:hanging="432"/>
        </w:pPr>
        <w:rPr>
          <w:rFonts w:hint="default"/>
        </w:rPr>
      </w:lvl>
    </w:lvlOverride>
    <w:lvlOverride w:ilvl="2">
      <w:lvl w:ilvl="2">
        <w:start w:val="1"/>
        <w:numFmt w:val="decimal"/>
        <w:pStyle w:val="Heading3"/>
        <w:lvlText w:val="%1.%2.%3."/>
        <w:lvlJc w:val="left"/>
        <w:pPr>
          <w:ind w:left="1224" w:hanging="504"/>
        </w:pPr>
        <w:rPr>
          <w:rFonts w:hint="default"/>
        </w:rPr>
      </w:lvl>
    </w:lvlOverride>
    <w:lvlOverride w:ilvl="3">
      <w:lvl w:ilvl="3">
        <w:start w:val="1"/>
        <w:numFmt w:val="decimal"/>
        <w:pStyle w:val="Heading4"/>
        <w:lvlText w:val="%1.%2.%3.%4."/>
        <w:lvlJc w:val="left"/>
        <w:pPr>
          <w:ind w:left="1728" w:hanging="648"/>
        </w:pPr>
        <w:rPr>
          <w:rFonts w:hint="default"/>
        </w:rPr>
      </w:lvl>
    </w:lvlOverride>
    <w:lvlOverride w:ilvl="4">
      <w:lvl w:ilvl="4">
        <w:start w:val="1"/>
        <w:numFmt w:val="decimal"/>
        <w:pStyle w:val="Heading5"/>
        <w:lvlText w:val="%1.%2.%3.%4.%5."/>
        <w:lvlJc w:val="left"/>
        <w:pPr>
          <w:ind w:left="2232" w:hanging="792"/>
        </w:pPr>
        <w:rPr>
          <w:rFonts w:hint="default"/>
        </w:rPr>
      </w:lvl>
    </w:lvlOverride>
    <w:lvlOverride w:ilvl="5">
      <w:lvl w:ilvl="5">
        <w:start w:val="1"/>
        <w:numFmt w:val="decimal"/>
        <w:pStyle w:val="Heading6"/>
        <w:lvlText w:val="%1.%2.%3.%4.%5.%6."/>
        <w:lvlJc w:val="left"/>
        <w:pPr>
          <w:ind w:left="2736" w:hanging="936"/>
        </w:pPr>
        <w:rPr>
          <w:rFonts w:hint="default"/>
        </w:rPr>
      </w:lvl>
    </w:lvlOverride>
    <w:lvlOverride w:ilvl="6">
      <w:lvl w:ilvl="6">
        <w:start w:val="1"/>
        <w:numFmt w:val="decimal"/>
        <w:pStyle w:val="Heading7"/>
        <w:lvlText w:val="%1.%2.%3.%4.%5.%6.%7."/>
        <w:lvlJc w:val="left"/>
        <w:pPr>
          <w:ind w:left="1260" w:hanging="1080"/>
        </w:pPr>
        <w:rPr>
          <w:rFonts w:hint="default"/>
        </w:rPr>
      </w:lvl>
    </w:lvlOverride>
    <w:lvlOverride w:ilvl="7">
      <w:lvl w:ilvl="7">
        <w:start w:val="1"/>
        <w:numFmt w:val="decimal"/>
        <w:pStyle w:val="Heading8"/>
        <w:lvlText w:val="%1.%2.%3.%4.%5.%6.%7.%8."/>
        <w:lvlJc w:val="left"/>
        <w:pPr>
          <w:ind w:left="3744" w:hanging="1224"/>
        </w:pPr>
        <w:rPr>
          <w:rFonts w:hint="default"/>
        </w:rPr>
      </w:lvl>
    </w:lvlOverride>
    <w:lvlOverride w:ilvl="8">
      <w:lvl w:ilvl="8">
        <w:start w:val="1"/>
        <w:numFmt w:val="decimal"/>
        <w:pStyle w:val="Heading9"/>
        <w:lvlText w:val="%1.%2.%3.%4.%5.%6.%7.%8.%9."/>
        <w:lvlJc w:val="left"/>
        <w:pPr>
          <w:ind w:left="4320" w:hanging="1440"/>
        </w:pPr>
        <w:rPr>
          <w:rFonts w:hint="default"/>
        </w:rPr>
      </w:lvl>
    </w:lvlOverride>
  </w:num>
  <w:num w:numId="15">
    <w:abstractNumId w:val="2"/>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792" w:hanging="432"/>
        </w:pPr>
        <w:rPr>
          <w:rFonts w:hint="default"/>
        </w:rPr>
      </w:lvl>
    </w:lvlOverride>
    <w:lvlOverride w:ilvl="2">
      <w:lvl w:ilvl="2">
        <w:start w:val="1"/>
        <w:numFmt w:val="decimal"/>
        <w:pStyle w:val="Heading3"/>
        <w:lvlText w:val="%1.%2.%3."/>
        <w:lvlJc w:val="left"/>
        <w:pPr>
          <w:ind w:left="1224" w:hanging="504"/>
        </w:pPr>
        <w:rPr>
          <w:rFonts w:hint="default"/>
        </w:rPr>
      </w:lvl>
    </w:lvlOverride>
    <w:lvlOverride w:ilvl="3">
      <w:lvl w:ilvl="3">
        <w:start w:val="1"/>
        <w:numFmt w:val="decimal"/>
        <w:pStyle w:val="Heading4"/>
        <w:lvlText w:val="%1.%2.%3.%4."/>
        <w:lvlJc w:val="left"/>
        <w:pPr>
          <w:ind w:left="1728" w:hanging="648"/>
        </w:pPr>
        <w:rPr>
          <w:rFonts w:hint="default"/>
        </w:rPr>
      </w:lvl>
    </w:lvlOverride>
    <w:lvlOverride w:ilvl="4">
      <w:lvl w:ilvl="4">
        <w:start w:val="1"/>
        <w:numFmt w:val="decimal"/>
        <w:pStyle w:val="Heading5"/>
        <w:lvlText w:val="%1.%2.%3.%4.%5."/>
        <w:lvlJc w:val="left"/>
        <w:pPr>
          <w:ind w:left="2232" w:hanging="792"/>
        </w:pPr>
        <w:rPr>
          <w:rFonts w:hint="default"/>
        </w:rPr>
      </w:lvl>
    </w:lvlOverride>
    <w:lvlOverride w:ilvl="5">
      <w:lvl w:ilvl="5">
        <w:start w:val="1"/>
        <w:numFmt w:val="decimal"/>
        <w:pStyle w:val="Heading6"/>
        <w:lvlText w:val="%1.%2.%3.%4.%5.%6."/>
        <w:lvlJc w:val="left"/>
        <w:pPr>
          <w:ind w:left="2736" w:hanging="936"/>
        </w:pPr>
        <w:rPr>
          <w:rFonts w:hint="default"/>
        </w:rPr>
      </w:lvl>
    </w:lvlOverride>
    <w:lvlOverride w:ilvl="6">
      <w:lvl w:ilvl="6">
        <w:start w:val="1"/>
        <w:numFmt w:val="decimal"/>
        <w:pStyle w:val="Heading7"/>
        <w:lvlText w:val="%1.%2.%3.%4.%5.%6.%7."/>
        <w:lvlJc w:val="left"/>
        <w:pPr>
          <w:ind w:left="1260" w:hanging="1080"/>
        </w:pPr>
        <w:rPr>
          <w:rFonts w:hint="default"/>
        </w:rPr>
      </w:lvl>
    </w:lvlOverride>
    <w:lvlOverride w:ilvl="7">
      <w:lvl w:ilvl="7">
        <w:start w:val="1"/>
        <w:numFmt w:val="decimal"/>
        <w:pStyle w:val="Heading8"/>
        <w:lvlText w:val="%1.%2.%3.%4.%5.%6.%7.%8."/>
        <w:lvlJc w:val="left"/>
        <w:pPr>
          <w:ind w:left="3744" w:hanging="1224"/>
        </w:pPr>
        <w:rPr>
          <w:rFonts w:hint="default"/>
        </w:rPr>
      </w:lvl>
    </w:lvlOverride>
    <w:lvlOverride w:ilvl="8">
      <w:lvl w:ilvl="8">
        <w:start w:val="1"/>
        <w:numFmt w:val="decimal"/>
        <w:pStyle w:val="Heading9"/>
        <w:lvlText w:val="%1.%2.%3.%4.%5.%6.%7.%8.%9."/>
        <w:lvlJc w:val="left"/>
        <w:pPr>
          <w:ind w:left="4320" w:hanging="1440"/>
        </w:pPr>
        <w:rPr>
          <w:rFonts w:hint="default"/>
        </w:rPr>
      </w:lvl>
    </w:lvlOverride>
  </w:num>
  <w:num w:numId="16">
    <w:abstractNumId w:val="2"/>
  </w:num>
  <w:num w:numId="17">
    <w:abstractNumId w:val="36"/>
  </w:num>
  <w:num w:numId="18">
    <w:abstractNumId w:val="1"/>
  </w:num>
  <w:num w:numId="19">
    <w:abstractNumId w:val="0"/>
  </w:num>
  <w:num w:numId="20">
    <w:abstractNumId w:val="17"/>
  </w:num>
  <w:num w:numId="21">
    <w:abstractNumId w:val="3"/>
  </w:num>
  <w:num w:numId="22">
    <w:abstractNumId w:val="28"/>
  </w:num>
  <w:num w:numId="23">
    <w:abstractNumId w:val="7"/>
  </w:num>
  <w:num w:numId="24">
    <w:abstractNumId w:val="23"/>
  </w:num>
  <w:num w:numId="25">
    <w:abstractNumId w:val="29"/>
  </w:num>
  <w:num w:numId="26">
    <w:abstractNumId w:val="37"/>
  </w:num>
  <w:num w:numId="27">
    <w:abstractNumId w:val="22"/>
  </w:num>
  <w:num w:numId="28">
    <w:abstractNumId w:val="6"/>
  </w:num>
  <w:num w:numId="29">
    <w:abstractNumId w:val="19"/>
  </w:num>
  <w:num w:numId="30">
    <w:abstractNumId w:val="12"/>
  </w:num>
  <w:num w:numId="31">
    <w:abstractNumId w:val="32"/>
  </w:num>
  <w:num w:numId="32">
    <w:abstractNumId w:val="27"/>
  </w:num>
  <w:num w:numId="33">
    <w:abstractNumId w:val="18"/>
  </w:num>
  <w:num w:numId="34">
    <w:abstractNumId w:val="10"/>
  </w:num>
  <w:num w:numId="35">
    <w:abstractNumId w:val="8"/>
  </w:num>
  <w:num w:numId="36">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37">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38">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39">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40">
    <w:abstractNumId w:val="13"/>
  </w:num>
  <w:num w:numId="41">
    <w:abstractNumId w:val="21"/>
  </w:num>
  <w:num w:numId="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9"/>
  </w:num>
  <w:num w:numId="45">
    <w:abstractNumId w:val="26"/>
  </w:num>
  <w:num w:numId="46">
    <w:abstractNumId w:val="24"/>
  </w:num>
  <w:num w:numId="47">
    <w:abstractNumId w:val="38"/>
  </w:num>
  <w:num w:numId="48">
    <w:abstractNumId w:val="4"/>
  </w:num>
  <w:num w:numId="49">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50">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removePersonalInformation/>
  <w:removeDateAndTime/>
  <w:doNotDisplayPageBoundaries/>
  <w:activeWritingStyle w:appName="MSWord" w:lang="en-US" w:vendorID="64" w:dllVersion="6" w:nlCheck="1" w:checkStyle="1"/>
  <w:activeWritingStyle w:appName="MSWord" w:lang="fr-FR" w:vendorID="64" w:dllVersion="6" w:nlCheck="1" w:checkStyle="1"/>
  <w:activeWritingStyle w:appName="MSWord" w:lang="en-US" w:vendorID="64" w:dllVersion="0" w:nlCheck="1" w:checkStyle="0"/>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trackRevisions/>
  <w:doNotTrackFormatting/>
  <w:documentProtection w:formatting="1" w:enforcement="0"/>
  <w:defaultTabStop w:val="720"/>
  <w:clickAndTypeStyle w:val="capture"/>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3B64"/>
    <w:rsid w:val="00001788"/>
    <w:rsid w:val="000022C8"/>
    <w:rsid w:val="00003FC7"/>
    <w:rsid w:val="000044E0"/>
    <w:rsid w:val="000058B6"/>
    <w:rsid w:val="000059BA"/>
    <w:rsid w:val="000063A7"/>
    <w:rsid w:val="00006598"/>
    <w:rsid w:val="0000675B"/>
    <w:rsid w:val="00006DB8"/>
    <w:rsid w:val="00007B9F"/>
    <w:rsid w:val="00010105"/>
    <w:rsid w:val="00010140"/>
    <w:rsid w:val="00011267"/>
    <w:rsid w:val="0001128F"/>
    <w:rsid w:val="000114B6"/>
    <w:rsid w:val="00011E75"/>
    <w:rsid w:val="00011EE6"/>
    <w:rsid w:val="0001226E"/>
    <w:rsid w:val="00014073"/>
    <w:rsid w:val="0001544B"/>
    <w:rsid w:val="00015826"/>
    <w:rsid w:val="00015AC2"/>
    <w:rsid w:val="00015B83"/>
    <w:rsid w:val="00015CBD"/>
    <w:rsid w:val="0001657A"/>
    <w:rsid w:val="000171DA"/>
    <w:rsid w:val="00021EC0"/>
    <w:rsid w:val="000224CC"/>
    <w:rsid w:val="00023868"/>
    <w:rsid w:val="0002480B"/>
    <w:rsid w:val="0002532D"/>
    <w:rsid w:val="00025464"/>
    <w:rsid w:val="0002576A"/>
    <w:rsid w:val="0002621F"/>
    <w:rsid w:val="000263BB"/>
    <w:rsid w:val="00026900"/>
    <w:rsid w:val="0002752E"/>
    <w:rsid w:val="00030C06"/>
    <w:rsid w:val="00031FDD"/>
    <w:rsid w:val="00033B64"/>
    <w:rsid w:val="00033D79"/>
    <w:rsid w:val="00033E2B"/>
    <w:rsid w:val="00036E7F"/>
    <w:rsid w:val="00037C91"/>
    <w:rsid w:val="00040DCD"/>
    <w:rsid w:val="00041A14"/>
    <w:rsid w:val="00042745"/>
    <w:rsid w:val="00042B4A"/>
    <w:rsid w:val="00042E29"/>
    <w:rsid w:val="00043196"/>
    <w:rsid w:val="00045758"/>
    <w:rsid w:val="00045C99"/>
    <w:rsid w:val="00045CB8"/>
    <w:rsid w:val="0004636C"/>
    <w:rsid w:val="00047428"/>
    <w:rsid w:val="000512B6"/>
    <w:rsid w:val="00051BC7"/>
    <w:rsid w:val="00051F27"/>
    <w:rsid w:val="00051FBB"/>
    <w:rsid w:val="00052946"/>
    <w:rsid w:val="00053BCB"/>
    <w:rsid w:val="000542CD"/>
    <w:rsid w:val="00054AB2"/>
    <w:rsid w:val="00054B11"/>
    <w:rsid w:val="0005526E"/>
    <w:rsid w:val="00055A79"/>
    <w:rsid w:val="00055BE5"/>
    <w:rsid w:val="00060CE3"/>
    <w:rsid w:val="0006125C"/>
    <w:rsid w:val="00061CEE"/>
    <w:rsid w:val="00062A6F"/>
    <w:rsid w:val="00064481"/>
    <w:rsid w:val="00064BC6"/>
    <w:rsid w:val="00065129"/>
    <w:rsid w:val="000654A0"/>
    <w:rsid w:val="00065CEC"/>
    <w:rsid w:val="00070B52"/>
    <w:rsid w:val="00071609"/>
    <w:rsid w:val="000718CD"/>
    <w:rsid w:val="00072A6C"/>
    <w:rsid w:val="00072AD7"/>
    <w:rsid w:val="0007346C"/>
    <w:rsid w:val="00076514"/>
    <w:rsid w:val="0007771B"/>
    <w:rsid w:val="0007778C"/>
    <w:rsid w:val="00080A2A"/>
    <w:rsid w:val="00080F3A"/>
    <w:rsid w:val="00082FD1"/>
    <w:rsid w:val="000855A6"/>
    <w:rsid w:val="00085737"/>
    <w:rsid w:val="00086A3C"/>
    <w:rsid w:val="00086D68"/>
    <w:rsid w:val="00086F39"/>
    <w:rsid w:val="00087D22"/>
    <w:rsid w:val="00087D5F"/>
    <w:rsid w:val="00087DC3"/>
    <w:rsid w:val="0009029F"/>
    <w:rsid w:val="0009130B"/>
    <w:rsid w:val="0009184E"/>
    <w:rsid w:val="000928CB"/>
    <w:rsid w:val="00093A72"/>
    <w:rsid w:val="0009494B"/>
    <w:rsid w:val="00094ABC"/>
    <w:rsid w:val="000963D9"/>
    <w:rsid w:val="0009703E"/>
    <w:rsid w:val="00097801"/>
    <w:rsid w:val="000A0634"/>
    <w:rsid w:val="000A0CF7"/>
    <w:rsid w:val="000A1631"/>
    <w:rsid w:val="000A1BF7"/>
    <w:rsid w:val="000A3351"/>
    <w:rsid w:val="000A497E"/>
    <w:rsid w:val="000A5B5C"/>
    <w:rsid w:val="000A5F5A"/>
    <w:rsid w:val="000A60C0"/>
    <w:rsid w:val="000A6AFB"/>
    <w:rsid w:val="000A6C8B"/>
    <w:rsid w:val="000B198F"/>
    <w:rsid w:val="000B23F8"/>
    <w:rsid w:val="000B3125"/>
    <w:rsid w:val="000B3163"/>
    <w:rsid w:val="000B3406"/>
    <w:rsid w:val="000B3899"/>
    <w:rsid w:val="000B3CD6"/>
    <w:rsid w:val="000B40DE"/>
    <w:rsid w:val="000B5DB4"/>
    <w:rsid w:val="000B6648"/>
    <w:rsid w:val="000B7531"/>
    <w:rsid w:val="000C00A4"/>
    <w:rsid w:val="000C0394"/>
    <w:rsid w:val="000C0F6D"/>
    <w:rsid w:val="000C14C1"/>
    <w:rsid w:val="000C1A3B"/>
    <w:rsid w:val="000C420A"/>
    <w:rsid w:val="000C4EBF"/>
    <w:rsid w:val="000C57EB"/>
    <w:rsid w:val="000C5A96"/>
    <w:rsid w:val="000C5AB7"/>
    <w:rsid w:val="000C62AA"/>
    <w:rsid w:val="000C696A"/>
    <w:rsid w:val="000C7DCB"/>
    <w:rsid w:val="000D1043"/>
    <w:rsid w:val="000D1919"/>
    <w:rsid w:val="000D2244"/>
    <w:rsid w:val="000D25E0"/>
    <w:rsid w:val="000D270F"/>
    <w:rsid w:val="000D2870"/>
    <w:rsid w:val="000D2A67"/>
    <w:rsid w:val="000D3D16"/>
    <w:rsid w:val="000D404D"/>
    <w:rsid w:val="000D683F"/>
    <w:rsid w:val="000D78B8"/>
    <w:rsid w:val="000D7A92"/>
    <w:rsid w:val="000E058E"/>
    <w:rsid w:val="000E1D19"/>
    <w:rsid w:val="000E1DF1"/>
    <w:rsid w:val="000E3F48"/>
    <w:rsid w:val="000E4D79"/>
    <w:rsid w:val="000F0FFC"/>
    <w:rsid w:val="000F3438"/>
    <w:rsid w:val="000F374E"/>
    <w:rsid w:val="000F3764"/>
    <w:rsid w:val="000F3880"/>
    <w:rsid w:val="000F42D6"/>
    <w:rsid w:val="000F448C"/>
    <w:rsid w:val="000F50B1"/>
    <w:rsid w:val="000F5F4F"/>
    <w:rsid w:val="000F6178"/>
    <w:rsid w:val="000F6457"/>
    <w:rsid w:val="001009B5"/>
    <w:rsid w:val="00101B1F"/>
    <w:rsid w:val="001024E1"/>
    <w:rsid w:val="001024F9"/>
    <w:rsid w:val="0010320F"/>
    <w:rsid w:val="0010405B"/>
    <w:rsid w:val="00104399"/>
    <w:rsid w:val="0010441C"/>
    <w:rsid w:val="00104599"/>
    <w:rsid w:val="001046AA"/>
    <w:rsid w:val="001058A0"/>
    <w:rsid w:val="0010664C"/>
    <w:rsid w:val="00107971"/>
    <w:rsid w:val="00107A5A"/>
    <w:rsid w:val="0011027C"/>
    <w:rsid w:val="0011047D"/>
    <w:rsid w:val="00110ABA"/>
    <w:rsid w:val="00112B32"/>
    <w:rsid w:val="00113568"/>
    <w:rsid w:val="00114263"/>
    <w:rsid w:val="0011513A"/>
    <w:rsid w:val="00116AA4"/>
    <w:rsid w:val="00116FEE"/>
    <w:rsid w:val="00117720"/>
    <w:rsid w:val="0012060D"/>
    <w:rsid w:val="00120C18"/>
    <w:rsid w:val="00121244"/>
    <w:rsid w:val="00122570"/>
    <w:rsid w:val="00123015"/>
    <w:rsid w:val="00123936"/>
    <w:rsid w:val="00124B8B"/>
    <w:rsid w:val="00126AD2"/>
    <w:rsid w:val="00126F3C"/>
    <w:rsid w:val="00130560"/>
    <w:rsid w:val="00132AAA"/>
    <w:rsid w:val="00133225"/>
    <w:rsid w:val="00133422"/>
    <w:rsid w:val="00135664"/>
    <w:rsid w:val="001356FF"/>
    <w:rsid w:val="00135B02"/>
    <w:rsid w:val="00137190"/>
    <w:rsid w:val="0013764A"/>
    <w:rsid w:val="00137983"/>
    <w:rsid w:val="00137E71"/>
    <w:rsid w:val="00141D86"/>
    <w:rsid w:val="00142A69"/>
    <w:rsid w:val="00143CB4"/>
    <w:rsid w:val="001462E5"/>
    <w:rsid w:val="00146F91"/>
    <w:rsid w:val="00147377"/>
    <w:rsid w:val="0014775B"/>
    <w:rsid w:val="00147BB5"/>
    <w:rsid w:val="00150581"/>
    <w:rsid w:val="00151087"/>
    <w:rsid w:val="00151B78"/>
    <w:rsid w:val="00152725"/>
    <w:rsid w:val="0015553D"/>
    <w:rsid w:val="00155BFE"/>
    <w:rsid w:val="001574A4"/>
    <w:rsid w:val="00157CAF"/>
    <w:rsid w:val="00160824"/>
    <w:rsid w:val="00160EBD"/>
    <w:rsid w:val="001615A5"/>
    <w:rsid w:val="001616EB"/>
    <w:rsid w:val="00161ED8"/>
    <w:rsid w:val="001621F0"/>
    <w:rsid w:val="001624C3"/>
    <w:rsid w:val="00162564"/>
    <w:rsid w:val="00162862"/>
    <w:rsid w:val="00163E14"/>
    <w:rsid w:val="001645B5"/>
    <w:rsid w:val="00165AB8"/>
    <w:rsid w:val="001666BD"/>
    <w:rsid w:val="00166821"/>
    <w:rsid w:val="001669E7"/>
    <w:rsid w:val="0016789C"/>
    <w:rsid w:val="00170E4B"/>
    <w:rsid w:val="00172848"/>
    <w:rsid w:val="00172D7F"/>
    <w:rsid w:val="00173BA6"/>
    <w:rsid w:val="0017484F"/>
    <w:rsid w:val="00174A64"/>
    <w:rsid w:val="00175B50"/>
    <w:rsid w:val="00175C2D"/>
    <w:rsid w:val="00176E7E"/>
    <w:rsid w:val="00176FBD"/>
    <w:rsid w:val="0017703B"/>
    <w:rsid w:val="00180235"/>
    <w:rsid w:val="001808EB"/>
    <w:rsid w:val="00180946"/>
    <w:rsid w:val="00180977"/>
    <w:rsid w:val="001817EA"/>
    <w:rsid w:val="001846A6"/>
    <w:rsid w:val="001856BB"/>
    <w:rsid w:val="00185E02"/>
    <w:rsid w:val="00185EE2"/>
    <w:rsid w:val="00186009"/>
    <w:rsid w:val="00186101"/>
    <w:rsid w:val="00186301"/>
    <w:rsid w:val="00187355"/>
    <w:rsid w:val="00192334"/>
    <w:rsid w:val="001925C6"/>
    <w:rsid w:val="0019319B"/>
    <w:rsid w:val="00193504"/>
    <w:rsid w:val="001941B2"/>
    <w:rsid w:val="00195428"/>
    <w:rsid w:val="00196295"/>
    <w:rsid w:val="001976A8"/>
    <w:rsid w:val="001A0522"/>
    <w:rsid w:val="001A1E37"/>
    <w:rsid w:val="001A1F98"/>
    <w:rsid w:val="001A3C5C"/>
    <w:rsid w:val="001A4835"/>
    <w:rsid w:val="001A49AC"/>
    <w:rsid w:val="001A4C52"/>
    <w:rsid w:val="001A5F64"/>
    <w:rsid w:val="001A6E9B"/>
    <w:rsid w:val="001A7150"/>
    <w:rsid w:val="001A75D9"/>
    <w:rsid w:val="001B4B76"/>
    <w:rsid w:val="001B4DEA"/>
    <w:rsid w:val="001B588A"/>
    <w:rsid w:val="001B631E"/>
    <w:rsid w:val="001B70A1"/>
    <w:rsid w:val="001B70E9"/>
    <w:rsid w:val="001B7EB1"/>
    <w:rsid w:val="001C00DD"/>
    <w:rsid w:val="001C0145"/>
    <w:rsid w:val="001C02EC"/>
    <w:rsid w:val="001C04BD"/>
    <w:rsid w:val="001C0C5D"/>
    <w:rsid w:val="001C129E"/>
    <w:rsid w:val="001C1FE0"/>
    <w:rsid w:val="001C2E96"/>
    <w:rsid w:val="001C4929"/>
    <w:rsid w:val="001C4AC9"/>
    <w:rsid w:val="001C4F38"/>
    <w:rsid w:val="001C63AE"/>
    <w:rsid w:val="001C68ED"/>
    <w:rsid w:val="001C6D26"/>
    <w:rsid w:val="001C709F"/>
    <w:rsid w:val="001C7D1E"/>
    <w:rsid w:val="001D0DBF"/>
    <w:rsid w:val="001D3222"/>
    <w:rsid w:val="001D444E"/>
    <w:rsid w:val="001D4C5F"/>
    <w:rsid w:val="001D50DD"/>
    <w:rsid w:val="001D6650"/>
    <w:rsid w:val="001E025C"/>
    <w:rsid w:val="001E031D"/>
    <w:rsid w:val="001E044E"/>
    <w:rsid w:val="001E046E"/>
    <w:rsid w:val="001E0A8D"/>
    <w:rsid w:val="001E2072"/>
    <w:rsid w:val="001E2949"/>
    <w:rsid w:val="001E2F25"/>
    <w:rsid w:val="001E3626"/>
    <w:rsid w:val="001E4B39"/>
    <w:rsid w:val="001E7761"/>
    <w:rsid w:val="001F1217"/>
    <w:rsid w:val="001F1589"/>
    <w:rsid w:val="001F20D6"/>
    <w:rsid w:val="001F23A4"/>
    <w:rsid w:val="001F23B2"/>
    <w:rsid w:val="001F2464"/>
    <w:rsid w:val="001F3FB8"/>
    <w:rsid w:val="001F4A24"/>
    <w:rsid w:val="001F4E6D"/>
    <w:rsid w:val="00201CF2"/>
    <w:rsid w:val="00201E75"/>
    <w:rsid w:val="00202264"/>
    <w:rsid w:val="002056FD"/>
    <w:rsid w:val="0020614B"/>
    <w:rsid w:val="00206FEF"/>
    <w:rsid w:val="00210591"/>
    <w:rsid w:val="0021079A"/>
    <w:rsid w:val="00210C3F"/>
    <w:rsid w:val="00211087"/>
    <w:rsid w:val="00211650"/>
    <w:rsid w:val="002129DE"/>
    <w:rsid w:val="00213382"/>
    <w:rsid w:val="00217034"/>
    <w:rsid w:val="0022172C"/>
    <w:rsid w:val="002229C1"/>
    <w:rsid w:val="00223848"/>
    <w:rsid w:val="00223C8F"/>
    <w:rsid w:val="0022411F"/>
    <w:rsid w:val="00224399"/>
    <w:rsid w:val="002245F2"/>
    <w:rsid w:val="00225651"/>
    <w:rsid w:val="002273CA"/>
    <w:rsid w:val="002277FE"/>
    <w:rsid w:val="00230758"/>
    <w:rsid w:val="0023077D"/>
    <w:rsid w:val="00231477"/>
    <w:rsid w:val="00234111"/>
    <w:rsid w:val="002346AB"/>
    <w:rsid w:val="00236195"/>
    <w:rsid w:val="0023685A"/>
    <w:rsid w:val="002374BC"/>
    <w:rsid w:val="0024136A"/>
    <w:rsid w:val="002438F7"/>
    <w:rsid w:val="002447F1"/>
    <w:rsid w:val="00244ADD"/>
    <w:rsid w:val="002452FE"/>
    <w:rsid w:val="0024724A"/>
    <w:rsid w:val="002474E2"/>
    <w:rsid w:val="0025071F"/>
    <w:rsid w:val="0025072A"/>
    <w:rsid w:val="00250A4E"/>
    <w:rsid w:val="002517EB"/>
    <w:rsid w:val="00252B30"/>
    <w:rsid w:val="00252BD5"/>
    <w:rsid w:val="00252BDE"/>
    <w:rsid w:val="00252E5E"/>
    <w:rsid w:val="0025365C"/>
    <w:rsid w:val="00254AC6"/>
    <w:rsid w:val="002553F5"/>
    <w:rsid w:val="00255718"/>
    <w:rsid w:val="00256419"/>
    <w:rsid w:val="00256F04"/>
    <w:rsid w:val="0026063A"/>
    <w:rsid w:val="00260781"/>
    <w:rsid w:val="002623E7"/>
    <w:rsid w:val="00263C52"/>
    <w:rsid w:val="00264A28"/>
    <w:rsid w:val="002656EE"/>
    <w:rsid w:val="00266D60"/>
    <w:rsid w:val="00267360"/>
    <w:rsid w:val="00267669"/>
    <w:rsid w:val="00267B81"/>
    <w:rsid w:val="00273139"/>
    <w:rsid w:val="002734C3"/>
    <w:rsid w:val="00274777"/>
    <w:rsid w:val="00275948"/>
    <w:rsid w:val="00275A11"/>
    <w:rsid w:val="002767DF"/>
    <w:rsid w:val="00276BC3"/>
    <w:rsid w:val="0028049C"/>
    <w:rsid w:val="00280A53"/>
    <w:rsid w:val="00281186"/>
    <w:rsid w:val="0028239C"/>
    <w:rsid w:val="00282EDE"/>
    <w:rsid w:val="002834D2"/>
    <w:rsid w:val="00283641"/>
    <w:rsid w:val="00283AEC"/>
    <w:rsid w:val="00284D00"/>
    <w:rsid w:val="0028639D"/>
    <w:rsid w:val="00286625"/>
    <w:rsid w:val="0028757C"/>
    <w:rsid w:val="00290DDA"/>
    <w:rsid w:val="00292041"/>
    <w:rsid w:val="00292A32"/>
    <w:rsid w:val="00292B10"/>
    <w:rsid w:val="002934EF"/>
    <w:rsid w:val="00293F67"/>
    <w:rsid w:val="0029557F"/>
    <w:rsid w:val="00295825"/>
    <w:rsid w:val="002963DD"/>
    <w:rsid w:val="00296F32"/>
    <w:rsid w:val="002A0671"/>
    <w:rsid w:val="002A0C8C"/>
    <w:rsid w:val="002A0E71"/>
    <w:rsid w:val="002A14B1"/>
    <w:rsid w:val="002A24CB"/>
    <w:rsid w:val="002A29C6"/>
    <w:rsid w:val="002A2EE5"/>
    <w:rsid w:val="002A4907"/>
    <w:rsid w:val="002A5154"/>
    <w:rsid w:val="002A60DF"/>
    <w:rsid w:val="002A684E"/>
    <w:rsid w:val="002B10EF"/>
    <w:rsid w:val="002B182E"/>
    <w:rsid w:val="002B1E04"/>
    <w:rsid w:val="002B24D2"/>
    <w:rsid w:val="002B3FCE"/>
    <w:rsid w:val="002B44A2"/>
    <w:rsid w:val="002B5571"/>
    <w:rsid w:val="002B7DA8"/>
    <w:rsid w:val="002C119B"/>
    <w:rsid w:val="002C2ADC"/>
    <w:rsid w:val="002C2ECF"/>
    <w:rsid w:val="002C57EB"/>
    <w:rsid w:val="002C5D42"/>
    <w:rsid w:val="002C6335"/>
    <w:rsid w:val="002C6339"/>
    <w:rsid w:val="002D03E1"/>
    <w:rsid w:val="002D0C49"/>
    <w:rsid w:val="002D152D"/>
    <w:rsid w:val="002D1B52"/>
    <w:rsid w:val="002D2B98"/>
    <w:rsid w:val="002D47D7"/>
    <w:rsid w:val="002D5204"/>
    <w:rsid w:val="002D60EA"/>
    <w:rsid w:val="002D70F5"/>
    <w:rsid w:val="002D79BD"/>
    <w:rsid w:val="002D7BC4"/>
    <w:rsid w:val="002E0468"/>
    <w:rsid w:val="002E1D8C"/>
    <w:rsid w:val="002E2927"/>
    <w:rsid w:val="002E3157"/>
    <w:rsid w:val="002E32F2"/>
    <w:rsid w:val="002E3419"/>
    <w:rsid w:val="002E3457"/>
    <w:rsid w:val="002E3744"/>
    <w:rsid w:val="002E39A9"/>
    <w:rsid w:val="002E60DA"/>
    <w:rsid w:val="002E6ED9"/>
    <w:rsid w:val="002E751D"/>
    <w:rsid w:val="002F0076"/>
    <w:rsid w:val="002F083C"/>
    <w:rsid w:val="002F0CE7"/>
    <w:rsid w:val="002F2A91"/>
    <w:rsid w:val="002F3ECD"/>
    <w:rsid w:val="002F4E85"/>
    <w:rsid w:val="002F5410"/>
    <w:rsid w:val="002F5B38"/>
    <w:rsid w:val="002F6314"/>
    <w:rsid w:val="002F69F9"/>
    <w:rsid w:val="002F6D93"/>
    <w:rsid w:val="002F7077"/>
    <w:rsid w:val="002F7E04"/>
    <w:rsid w:val="002F7E79"/>
    <w:rsid w:val="0030169C"/>
    <w:rsid w:val="00301810"/>
    <w:rsid w:val="00301EDF"/>
    <w:rsid w:val="00302B13"/>
    <w:rsid w:val="00303850"/>
    <w:rsid w:val="00303CBE"/>
    <w:rsid w:val="0030503C"/>
    <w:rsid w:val="00305E6D"/>
    <w:rsid w:val="00306675"/>
    <w:rsid w:val="00306BAE"/>
    <w:rsid w:val="003072BC"/>
    <w:rsid w:val="00307A71"/>
    <w:rsid w:val="00307E08"/>
    <w:rsid w:val="00310780"/>
    <w:rsid w:val="003110DB"/>
    <w:rsid w:val="00311885"/>
    <w:rsid w:val="00313A86"/>
    <w:rsid w:val="00314406"/>
    <w:rsid w:val="00314B90"/>
    <w:rsid w:val="00315E02"/>
    <w:rsid w:val="00317093"/>
    <w:rsid w:val="00321815"/>
    <w:rsid w:val="00321CEF"/>
    <w:rsid w:val="00321D57"/>
    <w:rsid w:val="0032241E"/>
    <w:rsid w:val="003224BE"/>
    <w:rsid w:val="00323378"/>
    <w:rsid w:val="00323559"/>
    <w:rsid w:val="003241CE"/>
    <w:rsid w:val="003249CD"/>
    <w:rsid w:val="00324A8E"/>
    <w:rsid w:val="00326560"/>
    <w:rsid w:val="00326966"/>
    <w:rsid w:val="00327393"/>
    <w:rsid w:val="0032775A"/>
    <w:rsid w:val="00327A8A"/>
    <w:rsid w:val="00330BCD"/>
    <w:rsid w:val="00333345"/>
    <w:rsid w:val="0033424D"/>
    <w:rsid w:val="003352FD"/>
    <w:rsid w:val="00337135"/>
    <w:rsid w:val="00337639"/>
    <w:rsid w:val="00337A3B"/>
    <w:rsid w:val="003402D7"/>
    <w:rsid w:val="003404DF"/>
    <w:rsid w:val="003405F3"/>
    <w:rsid w:val="003417C9"/>
    <w:rsid w:val="00342B8D"/>
    <w:rsid w:val="00342BAF"/>
    <w:rsid w:val="00342DD9"/>
    <w:rsid w:val="00342E0C"/>
    <w:rsid w:val="00343331"/>
    <w:rsid w:val="0034433C"/>
    <w:rsid w:val="00344EBE"/>
    <w:rsid w:val="003457E4"/>
    <w:rsid w:val="0034654E"/>
    <w:rsid w:val="00346959"/>
    <w:rsid w:val="0035215C"/>
    <w:rsid w:val="003522C5"/>
    <w:rsid w:val="003529A9"/>
    <w:rsid w:val="00352A8A"/>
    <w:rsid w:val="00353152"/>
    <w:rsid w:val="00353D61"/>
    <w:rsid w:val="003541E8"/>
    <w:rsid w:val="0035557D"/>
    <w:rsid w:val="00355D48"/>
    <w:rsid w:val="00355ECF"/>
    <w:rsid w:val="003565ED"/>
    <w:rsid w:val="00360618"/>
    <w:rsid w:val="00360D77"/>
    <w:rsid w:val="003622F7"/>
    <w:rsid w:val="00362E09"/>
    <w:rsid w:val="00363C86"/>
    <w:rsid w:val="00363C9A"/>
    <w:rsid w:val="003649E2"/>
    <w:rsid w:val="0036641F"/>
    <w:rsid w:val="00366AB0"/>
    <w:rsid w:val="003720BB"/>
    <w:rsid w:val="00372700"/>
    <w:rsid w:val="00372F2A"/>
    <w:rsid w:val="0037360D"/>
    <w:rsid w:val="0037487D"/>
    <w:rsid w:val="0037648C"/>
    <w:rsid w:val="00376804"/>
    <w:rsid w:val="00376AB1"/>
    <w:rsid w:val="00376DD4"/>
    <w:rsid w:val="0037781D"/>
    <w:rsid w:val="00381487"/>
    <w:rsid w:val="0038156C"/>
    <w:rsid w:val="003834E9"/>
    <w:rsid w:val="00383A72"/>
    <w:rsid w:val="00384069"/>
    <w:rsid w:val="00384D57"/>
    <w:rsid w:val="00386C8C"/>
    <w:rsid w:val="00387344"/>
    <w:rsid w:val="003878EE"/>
    <w:rsid w:val="00390E97"/>
    <w:rsid w:val="00391278"/>
    <w:rsid w:val="00391862"/>
    <w:rsid w:val="00392B05"/>
    <w:rsid w:val="00393282"/>
    <w:rsid w:val="00393538"/>
    <w:rsid w:val="00393669"/>
    <w:rsid w:val="00397124"/>
    <w:rsid w:val="003979BC"/>
    <w:rsid w:val="00397A03"/>
    <w:rsid w:val="003A1672"/>
    <w:rsid w:val="003A1C5E"/>
    <w:rsid w:val="003A248B"/>
    <w:rsid w:val="003A25E0"/>
    <w:rsid w:val="003A2AEA"/>
    <w:rsid w:val="003A3A65"/>
    <w:rsid w:val="003A3B55"/>
    <w:rsid w:val="003A4419"/>
    <w:rsid w:val="003B02DE"/>
    <w:rsid w:val="003B04DA"/>
    <w:rsid w:val="003B0EC5"/>
    <w:rsid w:val="003B10AE"/>
    <w:rsid w:val="003B1671"/>
    <w:rsid w:val="003B68B0"/>
    <w:rsid w:val="003C207C"/>
    <w:rsid w:val="003C2662"/>
    <w:rsid w:val="003C3C77"/>
    <w:rsid w:val="003C51AE"/>
    <w:rsid w:val="003C5E08"/>
    <w:rsid w:val="003C6EFE"/>
    <w:rsid w:val="003C7B01"/>
    <w:rsid w:val="003D0BAC"/>
    <w:rsid w:val="003D0D3A"/>
    <w:rsid w:val="003D34F4"/>
    <w:rsid w:val="003D3BCB"/>
    <w:rsid w:val="003D4985"/>
    <w:rsid w:val="003D4E4C"/>
    <w:rsid w:val="003D59EF"/>
    <w:rsid w:val="003D707B"/>
    <w:rsid w:val="003D7383"/>
    <w:rsid w:val="003D7EA1"/>
    <w:rsid w:val="003E009F"/>
    <w:rsid w:val="003E039E"/>
    <w:rsid w:val="003E04C5"/>
    <w:rsid w:val="003E0B31"/>
    <w:rsid w:val="003E1BCE"/>
    <w:rsid w:val="003E1F9E"/>
    <w:rsid w:val="003E2A08"/>
    <w:rsid w:val="003E3055"/>
    <w:rsid w:val="003E79EC"/>
    <w:rsid w:val="003F1378"/>
    <w:rsid w:val="003F19FB"/>
    <w:rsid w:val="003F25E3"/>
    <w:rsid w:val="003F2ACE"/>
    <w:rsid w:val="003F2E32"/>
    <w:rsid w:val="003F30DB"/>
    <w:rsid w:val="003F3488"/>
    <w:rsid w:val="003F4110"/>
    <w:rsid w:val="003F4356"/>
    <w:rsid w:val="003F4789"/>
    <w:rsid w:val="003F5486"/>
    <w:rsid w:val="003F7713"/>
    <w:rsid w:val="003F7A19"/>
    <w:rsid w:val="004008A0"/>
    <w:rsid w:val="00400B3C"/>
    <w:rsid w:val="00400BA7"/>
    <w:rsid w:val="0040155B"/>
    <w:rsid w:val="0040225E"/>
    <w:rsid w:val="00402FD0"/>
    <w:rsid w:val="00403F1A"/>
    <w:rsid w:val="00405923"/>
    <w:rsid w:val="0040687F"/>
    <w:rsid w:val="0040772A"/>
    <w:rsid w:val="0041097D"/>
    <w:rsid w:val="0041125A"/>
    <w:rsid w:val="004119B4"/>
    <w:rsid w:val="00411A2D"/>
    <w:rsid w:val="00411A47"/>
    <w:rsid w:val="0041214D"/>
    <w:rsid w:val="004136C6"/>
    <w:rsid w:val="00413CFE"/>
    <w:rsid w:val="004145D9"/>
    <w:rsid w:val="00414D98"/>
    <w:rsid w:val="0041613A"/>
    <w:rsid w:val="004168EA"/>
    <w:rsid w:val="00416A8F"/>
    <w:rsid w:val="00417B94"/>
    <w:rsid w:val="004207F8"/>
    <w:rsid w:val="00421E2B"/>
    <w:rsid w:val="00423003"/>
    <w:rsid w:val="00423A58"/>
    <w:rsid w:val="00423C76"/>
    <w:rsid w:val="00425AAB"/>
    <w:rsid w:val="00426C82"/>
    <w:rsid w:val="0043071B"/>
    <w:rsid w:val="004309E2"/>
    <w:rsid w:val="00430F03"/>
    <w:rsid w:val="004321E8"/>
    <w:rsid w:val="004325EC"/>
    <w:rsid w:val="00433816"/>
    <w:rsid w:val="004345EA"/>
    <w:rsid w:val="0043465F"/>
    <w:rsid w:val="004346C9"/>
    <w:rsid w:val="00435229"/>
    <w:rsid w:val="004354F5"/>
    <w:rsid w:val="004357E8"/>
    <w:rsid w:val="00436935"/>
    <w:rsid w:val="00436F41"/>
    <w:rsid w:val="00437940"/>
    <w:rsid w:val="00437BE6"/>
    <w:rsid w:val="00440A71"/>
    <w:rsid w:val="00440A78"/>
    <w:rsid w:val="00441087"/>
    <w:rsid w:val="004411EB"/>
    <w:rsid w:val="00441610"/>
    <w:rsid w:val="004417D8"/>
    <w:rsid w:val="00442233"/>
    <w:rsid w:val="004424C5"/>
    <w:rsid w:val="00443CC2"/>
    <w:rsid w:val="00444A4F"/>
    <w:rsid w:val="00445BF7"/>
    <w:rsid w:val="00447612"/>
    <w:rsid w:val="00451181"/>
    <w:rsid w:val="00452DB6"/>
    <w:rsid w:val="00454FA0"/>
    <w:rsid w:val="00455952"/>
    <w:rsid w:val="00455EF9"/>
    <w:rsid w:val="00456ED3"/>
    <w:rsid w:val="004602A6"/>
    <w:rsid w:val="00460B0C"/>
    <w:rsid w:val="00462150"/>
    <w:rsid w:val="00462940"/>
    <w:rsid w:val="00462EF3"/>
    <w:rsid w:val="00463B4B"/>
    <w:rsid w:val="00466880"/>
    <w:rsid w:val="00467F6F"/>
    <w:rsid w:val="00470E4A"/>
    <w:rsid w:val="00471674"/>
    <w:rsid w:val="00471C32"/>
    <w:rsid w:val="004739F9"/>
    <w:rsid w:val="0047411F"/>
    <w:rsid w:val="0047480D"/>
    <w:rsid w:val="00474BBC"/>
    <w:rsid w:val="00474D92"/>
    <w:rsid w:val="00476673"/>
    <w:rsid w:val="004767FC"/>
    <w:rsid w:val="00476E4A"/>
    <w:rsid w:val="0048016C"/>
    <w:rsid w:val="0048236F"/>
    <w:rsid w:val="00482656"/>
    <w:rsid w:val="004843E1"/>
    <w:rsid w:val="0048455F"/>
    <w:rsid w:val="00486546"/>
    <w:rsid w:val="00490A94"/>
    <w:rsid w:val="004920DB"/>
    <w:rsid w:val="0049252B"/>
    <w:rsid w:val="004929C8"/>
    <w:rsid w:val="00494079"/>
    <w:rsid w:val="00494157"/>
    <w:rsid w:val="00494790"/>
    <w:rsid w:val="00494986"/>
    <w:rsid w:val="00494AF9"/>
    <w:rsid w:val="0049594C"/>
    <w:rsid w:val="00495C04"/>
    <w:rsid w:val="0049619D"/>
    <w:rsid w:val="00496203"/>
    <w:rsid w:val="00496625"/>
    <w:rsid w:val="004969D1"/>
    <w:rsid w:val="00496B19"/>
    <w:rsid w:val="00497301"/>
    <w:rsid w:val="00497CAE"/>
    <w:rsid w:val="004A03D7"/>
    <w:rsid w:val="004A0912"/>
    <w:rsid w:val="004A0F06"/>
    <w:rsid w:val="004A177E"/>
    <w:rsid w:val="004A21D8"/>
    <w:rsid w:val="004A28E1"/>
    <w:rsid w:val="004A3897"/>
    <w:rsid w:val="004A4217"/>
    <w:rsid w:val="004A5EA4"/>
    <w:rsid w:val="004A6093"/>
    <w:rsid w:val="004A64C8"/>
    <w:rsid w:val="004B00F9"/>
    <w:rsid w:val="004B0A72"/>
    <w:rsid w:val="004B14C8"/>
    <w:rsid w:val="004B1CF8"/>
    <w:rsid w:val="004B3DE8"/>
    <w:rsid w:val="004B4C9D"/>
    <w:rsid w:val="004B5D44"/>
    <w:rsid w:val="004B610B"/>
    <w:rsid w:val="004B6121"/>
    <w:rsid w:val="004B64EC"/>
    <w:rsid w:val="004B6A9A"/>
    <w:rsid w:val="004B7A9B"/>
    <w:rsid w:val="004C01DC"/>
    <w:rsid w:val="004C0545"/>
    <w:rsid w:val="004C142F"/>
    <w:rsid w:val="004C2E6A"/>
    <w:rsid w:val="004C48B0"/>
    <w:rsid w:val="004C4EAF"/>
    <w:rsid w:val="004C509E"/>
    <w:rsid w:val="004C68A2"/>
    <w:rsid w:val="004C69B2"/>
    <w:rsid w:val="004C6AE5"/>
    <w:rsid w:val="004C6FB2"/>
    <w:rsid w:val="004C7B80"/>
    <w:rsid w:val="004C7E43"/>
    <w:rsid w:val="004D0103"/>
    <w:rsid w:val="004D106A"/>
    <w:rsid w:val="004D1D6F"/>
    <w:rsid w:val="004D1F3B"/>
    <w:rsid w:val="004D20F7"/>
    <w:rsid w:val="004D3806"/>
    <w:rsid w:val="004D3CB7"/>
    <w:rsid w:val="004D3FB6"/>
    <w:rsid w:val="004D42BA"/>
    <w:rsid w:val="004D5678"/>
    <w:rsid w:val="004D5BD4"/>
    <w:rsid w:val="004D5C8F"/>
    <w:rsid w:val="004D5CD2"/>
    <w:rsid w:val="004D6398"/>
    <w:rsid w:val="004D66DC"/>
    <w:rsid w:val="004D6D87"/>
    <w:rsid w:val="004D6F87"/>
    <w:rsid w:val="004D73AA"/>
    <w:rsid w:val="004E1245"/>
    <w:rsid w:val="004E1D66"/>
    <w:rsid w:val="004E409F"/>
    <w:rsid w:val="004E4DC1"/>
    <w:rsid w:val="004E698E"/>
    <w:rsid w:val="004E75CA"/>
    <w:rsid w:val="004F0096"/>
    <w:rsid w:val="004F0FB3"/>
    <w:rsid w:val="004F1BBF"/>
    <w:rsid w:val="004F1CA9"/>
    <w:rsid w:val="004F240F"/>
    <w:rsid w:val="004F2745"/>
    <w:rsid w:val="004F3A80"/>
    <w:rsid w:val="004F4618"/>
    <w:rsid w:val="004F5824"/>
    <w:rsid w:val="004F6FB2"/>
    <w:rsid w:val="004F7A0E"/>
    <w:rsid w:val="004F7EC9"/>
    <w:rsid w:val="00500238"/>
    <w:rsid w:val="00502089"/>
    <w:rsid w:val="00503747"/>
    <w:rsid w:val="005037E2"/>
    <w:rsid w:val="00504842"/>
    <w:rsid w:val="00504A7D"/>
    <w:rsid w:val="00504BC1"/>
    <w:rsid w:val="00505383"/>
    <w:rsid w:val="00505DC9"/>
    <w:rsid w:val="0050659A"/>
    <w:rsid w:val="00506644"/>
    <w:rsid w:val="00507FDA"/>
    <w:rsid w:val="005100F6"/>
    <w:rsid w:val="00510914"/>
    <w:rsid w:val="00511069"/>
    <w:rsid w:val="00511BCB"/>
    <w:rsid w:val="0051225C"/>
    <w:rsid w:val="00512341"/>
    <w:rsid w:val="00512AAE"/>
    <w:rsid w:val="00512D4C"/>
    <w:rsid w:val="00514000"/>
    <w:rsid w:val="00514761"/>
    <w:rsid w:val="00515C41"/>
    <w:rsid w:val="00515F2A"/>
    <w:rsid w:val="005168AE"/>
    <w:rsid w:val="00517260"/>
    <w:rsid w:val="00520561"/>
    <w:rsid w:val="00520C3D"/>
    <w:rsid w:val="005212F5"/>
    <w:rsid w:val="005221A8"/>
    <w:rsid w:val="00522FD0"/>
    <w:rsid w:val="005240AF"/>
    <w:rsid w:val="00525A08"/>
    <w:rsid w:val="00525A34"/>
    <w:rsid w:val="00526740"/>
    <w:rsid w:val="00526756"/>
    <w:rsid w:val="00526930"/>
    <w:rsid w:val="00527A32"/>
    <w:rsid w:val="00527B5C"/>
    <w:rsid w:val="0053083E"/>
    <w:rsid w:val="00530D34"/>
    <w:rsid w:val="00530F3C"/>
    <w:rsid w:val="00531CD9"/>
    <w:rsid w:val="00531F86"/>
    <w:rsid w:val="0053222A"/>
    <w:rsid w:val="00532634"/>
    <w:rsid w:val="005327F9"/>
    <w:rsid w:val="00532B92"/>
    <w:rsid w:val="00532E1F"/>
    <w:rsid w:val="0053313D"/>
    <w:rsid w:val="00533D72"/>
    <w:rsid w:val="00535056"/>
    <w:rsid w:val="00536133"/>
    <w:rsid w:val="00537E15"/>
    <w:rsid w:val="0054036B"/>
    <w:rsid w:val="00541BBC"/>
    <w:rsid w:val="005421F8"/>
    <w:rsid w:val="00542C96"/>
    <w:rsid w:val="00543DF7"/>
    <w:rsid w:val="00543E06"/>
    <w:rsid w:val="00543EE7"/>
    <w:rsid w:val="005465A0"/>
    <w:rsid w:val="0054675D"/>
    <w:rsid w:val="00547186"/>
    <w:rsid w:val="00547794"/>
    <w:rsid w:val="00547BFF"/>
    <w:rsid w:val="00550162"/>
    <w:rsid w:val="00551240"/>
    <w:rsid w:val="0055148B"/>
    <w:rsid w:val="0055161D"/>
    <w:rsid w:val="00551879"/>
    <w:rsid w:val="00552150"/>
    <w:rsid w:val="0055349F"/>
    <w:rsid w:val="00554B8F"/>
    <w:rsid w:val="005554DD"/>
    <w:rsid w:val="00556190"/>
    <w:rsid w:val="00557560"/>
    <w:rsid w:val="005578BB"/>
    <w:rsid w:val="00560211"/>
    <w:rsid w:val="00560721"/>
    <w:rsid w:val="005647C7"/>
    <w:rsid w:val="00565AD3"/>
    <w:rsid w:val="00566D6A"/>
    <w:rsid w:val="00571396"/>
    <w:rsid w:val="005731E6"/>
    <w:rsid w:val="005738EB"/>
    <w:rsid w:val="005742A9"/>
    <w:rsid w:val="00575CF7"/>
    <w:rsid w:val="00575CFA"/>
    <w:rsid w:val="00576377"/>
    <w:rsid w:val="00576C7B"/>
    <w:rsid w:val="005779CD"/>
    <w:rsid w:val="00577B5B"/>
    <w:rsid w:val="00580BFB"/>
    <w:rsid w:val="00582A66"/>
    <w:rsid w:val="0058340F"/>
    <w:rsid w:val="005845DD"/>
    <w:rsid w:val="00584BF4"/>
    <w:rsid w:val="00584F2F"/>
    <w:rsid w:val="00585147"/>
    <w:rsid w:val="00585881"/>
    <w:rsid w:val="00585E66"/>
    <w:rsid w:val="00586A6B"/>
    <w:rsid w:val="005876F9"/>
    <w:rsid w:val="0059028C"/>
    <w:rsid w:val="005914AA"/>
    <w:rsid w:val="005923D2"/>
    <w:rsid w:val="00592667"/>
    <w:rsid w:val="00593994"/>
    <w:rsid w:val="00594383"/>
    <w:rsid w:val="00594F84"/>
    <w:rsid w:val="00595A0E"/>
    <w:rsid w:val="005A055D"/>
    <w:rsid w:val="005A1750"/>
    <w:rsid w:val="005A1C16"/>
    <w:rsid w:val="005A2157"/>
    <w:rsid w:val="005A3CBC"/>
    <w:rsid w:val="005A3DAD"/>
    <w:rsid w:val="005A4C19"/>
    <w:rsid w:val="005A722B"/>
    <w:rsid w:val="005B0E99"/>
    <w:rsid w:val="005B108A"/>
    <w:rsid w:val="005B2BD6"/>
    <w:rsid w:val="005B45C4"/>
    <w:rsid w:val="005B4D58"/>
    <w:rsid w:val="005B4F34"/>
    <w:rsid w:val="005B6423"/>
    <w:rsid w:val="005B6E23"/>
    <w:rsid w:val="005B6E70"/>
    <w:rsid w:val="005B71EC"/>
    <w:rsid w:val="005B7460"/>
    <w:rsid w:val="005B7CDD"/>
    <w:rsid w:val="005C1126"/>
    <w:rsid w:val="005C300C"/>
    <w:rsid w:val="005C305F"/>
    <w:rsid w:val="005C48E3"/>
    <w:rsid w:val="005C7733"/>
    <w:rsid w:val="005C7D44"/>
    <w:rsid w:val="005D0F96"/>
    <w:rsid w:val="005D1383"/>
    <w:rsid w:val="005D18C5"/>
    <w:rsid w:val="005D367F"/>
    <w:rsid w:val="005D3B22"/>
    <w:rsid w:val="005D530F"/>
    <w:rsid w:val="005D553E"/>
    <w:rsid w:val="005D5AF8"/>
    <w:rsid w:val="005D5CB2"/>
    <w:rsid w:val="005D6CAF"/>
    <w:rsid w:val="005E03E6"/>
    <w:rsid w:val="005E0CD0"/>
    <w:rsid w:val="005E1942"/>
    <w:rsid w:val="005E2604"/>
    <w:rsid w:val="005E2AF9"/>
    <w:rsid w:val="005E39FF"/>
    <w:rsid w:val="005E3A6B"/>
    <w:rsid w:val="005E4221"/>
    <w:rsid w:val="005E4A78"/>
    <w:rsid w:val="005E5130"/>
    <w:rsid w:val="005E5F81"/>
    <w:rsid w:val="005E6AEF"/>
    <w:rsid w:val="005E6F5E"/>
    <w:rsid w:val="005E7923"/>
    <w:rsid w:val="005E7D7D"/>
    <w:rsid w:val="005F07EB"/>
    <w:rsid w:val="005F1206"/>
    <w:rsid w:val="005F22C0"/>
    <w:rsid w:val="005F24B7"/>
    <w:rsid w:val="005F2892"/>
    <w:rsid w:val="005F2D69"/>
    <w:rsid w:val="005F48B9"/>
    <w:rsid w:val="005F48C6"/>
    <w:rsid w:val="005F6487"/>
    <w:rsid w:val="005F77CD"/>
    <w:rsid w:val="00600235"/>
    <w:rsid w:val="0060302D"/>
    <w:rsid w:val="00604756"/>
    <w:rsid w:val="00604AFD"/>
    <w:rsid w:val="00605299"/>
    <w:rsid w:val="00606577"/>
    <w:rsid w:val="00606743"/>
    <w:rsid w:val="00607452"/>
    <w:rsid w:val="00610332"/>
    <w:rsid w:val="00610BC9"/>
    <w:rsid w:val="00610FF5"/>
    <w:rsid w:val="006112AF"/>
    <w:rsid w:val="00611F59"/>
    <w:rsid w:val="00612D0A"/>
    <w:rsid w:val="006133E9"/>
    <w:rsid w:val="00613DF0"/>
    <w:rsid w:val="00614A5E"/>
    <w:rsid w:val="00615549"/>
    <w:rsid w:val="0061691B"/>
    <w:rsid w:val="00616BF1"/>
    <w:rsid w:val="00617B7F"/>
    <w:rsid w:val="0062023F"/>
    <w:rsid w:val="00620BFA"/>
    <w:rsid w:val="00621964"/>
    <w:rsid w:val="00621A21"/>
    <w:rsid w:val="006240AA"/>
    <w:rsid w:val="006244C7"/>
    <w:rsid w:val="00625FBB"/>
    <w:rsid w:val="006263DD"/>
    <w:rsid w:val="00627B15"/>
    <w:rsid w:val="00627F9D"/>
    <w:rsid w:val="006305DF"/>
    <w:rsid w:val="006320D4"/>
    <w:rsid w:val="00632B8A"/>
    <w:rsid w:val="00640355"/>
    <w:rsid w:val="00641430"/>
    <w:rsid w:val="00642484"/>
    <w:rsid w:val="00642849"/>
    <w:rsid w:val="00643DF0"/>
    <w:rsid w:val="00644334"/>
    <w:rsid w:val="00644EA2"/>
    <w:rsid w:val="00645430"/>
    <w:rsid w:val="00645E89"/>
    <w:rsid w:val="00646AF3"/>
    <w:rsid w:val="0064769E"/>
    <w:rsid w:val="00647B03"/>
    <w:rsid w:val="006504CB"/>
    <w:rsid w:val="00650B5B"/>
    <w:rsid w:val="00653C91"/>
    <w:rsid w:val="0065443F"/>
    <w:rsid w:val="0065637B"/>
    <w:rsid w:val="0065696E"/>
    <w:rsid w:val="00656E92"/>
    <w:rsid w:val="0065756C"/>
    <w:rsid w:val="0066022A"/>
    <w:rsid w:val="00662C44"/>
    <w:rsid w:val="00663B92"/>
    <w:rsid w:val="006640DF"/>
    <w:rsid w:val="00665B2A"/>
    <w:rsid w:val="00665BF6"/>
    <w:rsid w:val="006663F7"/>
    <w:rsid w:val="006670D2"/>
    <w:rsid w:val="006674D1"/>
    <w:rsid w:val="00667E47"/>
    <w:rsid w:val="00670740"/>
    <w:rsid w:val="00670D29"/>
    <w:rsid w:val="006714EB"/>
    <w:rsid w:val="00674D7D"/>
    <w:rsid w:val="006754FC"/>
    <w:rsid w:val="006756E9"/>
    <w:rsid w:val="0067673B"/>
    <w:rsid w:val="00677451"/>
    <w:rsid w:val="0068042D"/>
    <w:rsid w:val="00680463"/>
    <w:rsid w:val="00680563"/>
    <w:rsid w:val="00682319"/>
    <w:rsid w:val="00682AEC"/>
    <w:rsid w:val="00682FFE"/>
    <w:rsid w:val="006840BE"/>
    <w:rsid w:val="00685C1B"/>
    <w:rsid w:val="0068673D"/>
    <w:rsid w:val="00686E1E"/>
    <w:rsid w:val="00687235"/>
    <w:rsid w:val="0068763C"/>
    <w:rsid w:val="00687B52"/>
    <w:rsid w:val="006904D2"/>
    <w:rsid w:val="00691431"/>
    <w:rsid w:val="00691E82"/>
    <w:rsid w:val="00693B1E"/>
    <w:rsid w:val="006959D3"/>
    <w:rsid w:val="006964F1"/>
    <w:rsid w:val="00696BAB"/>
    <w:rsid w:val="0069732A"/>
    <w:rsid w:val="006973A0"/>
    <w:rsid w:val="00697604"/>
    <w:rsid w:val="00697694"/>
    <w:rsid w:val="00697AD5"/>
    <w:rsid w:val="006A0FC5"/>
    <w:rsid w:val="006A1285"/>
    <w:rsid w:val="006A13B6"/>
    <w:rsid w:val="006A18AE"/>
    <w:rsid w:val="006A20A1"/>
    <w:rsid w:val="006A26EC"/>
    <w:rsid w:val="006A3F32"/>
    <w:rsid w:val="006A49FB"/>
    <w:rsid w:val="006A4A68"/>
    <w:rsid w:val="006A60E5"/>
    <w:rsid w:val="006A6821"/>
    <w:rsid w:val="006A7109"/>
    <w:rsid w:val="006A7603"/>
    <w:rsid w:val="006B044E"/>
    <w:rsid w:val="006B2747"/>
    <w:rsid w:val="006B2D49"/>
    <w:rsid w:val="006B368B"/>
    <w:rsid w:val="006B3FF3"/>
    <w:rsid w:val="006B40D2"/>
    <w:rsid w:val="006B4971"/>
    <w:rsid w:val="006B4BC3"/>
    <w:rsid w:val="006B528A"/>
    <w:rsid w:val="006B59B7"/>
    <w:rsid w:val="006B5D83"/>
    <w:rsid w:val="006B6564"/>
    <w:rsid w:val="006B6FB4"/>
    <w:rsid w:val="006B7959"/>
    <w:rsid w:val="006C08D3"/>
    <w:rsid w:val="006C0ACA"/>
    <w:rsid w:val="006C267A"/>
    <w:rsid w:val="006C29A1"/>
    <w:rsid w:val="006C357F"/>
    <w:rsid w:val="006C68A9"/>
    <w:rsid w:val="006C71C0"/>
    <w:rsid w:val="006C74F4"/>
    <w:rsid w:val="006C7ACD"/>
    <w:rsid w:val="006D08F4"/>
    <w:rsid w:val="006D0B13"/>
    <w:rsid w:val="006D0E7C"/>
    <w:rsid w:val="006D1BBA"/>
    <w:rsid w:val="006D22B2"/>
    <w:rsid w:val="006D3ED6"/>
    <w:rsid w:val="006D3FBE"/>
    <w:rsid w:val="006D4142"/>
    <w:rsid w:val="006D43DE"/>
    <w:rsid w:val="006D456A"/>
    <w:rsid w:val="006D463E"/>
    <w:rsid w:val="006D493E"/>
    <w:rsid w:val="006D4D78"/>
    <w:rsid w:val="006D529B"/>
    <w:rsid w:val="006D5CB8"/>
    <w:rsid w:val="006D68DA"/>
    <w:rsid w:val="006E32E0"/>
    <w:rsid w:val="006E5523"/>
    <w:rsid w:val="006E6D3C"/>
    <w:rsid w:val="006F0579"/>
    <w:rsid w:val="006F05FB"/>
    <w:rsid w:val="006F062D"/>
    <w:rsid w:val="006F13AF"/>
    <w:rsid w:val="006F1CC4"/>
    <w:rsid w:val="006F247C"/>
    <w:rsid w:val="006F2B85"/>
    <w:rsid w:val="006F3726"/>
    <w:rsid w:val="006F4076"/>
    <w:rsid w:val="006F49BB"/>
    <w:rsid w:val="006F4A17"/>
    <w:rsid w:val="006F67B9"/>
    <w:rsid w:val="006F6D65"/>
    <w:rsid w:val="006F6F6C"/>
    <w:rsid w:val="006F753D"/>
    <w:rsid w:val="00700AA7"/>
    <w:rsid w:val="00701729"/>
    <w:rsid w:val="00703F7A"/>
    <w:rsid w:val="00703FDD"/>
    <w:rsid w:val="007054B9"/>
    <w:rsid w:val="00707DC4"/>
    <w:rsid w:val="007112C4"/>
    <w:rsid w:val="007117B4"/>
    <w:rsid w:val="00711ED9"/>
    <w:rsid w:val="0071282E"/>
    <w:rsid w:val="007141F9"/>
    <w:rsid w:val="00714730"/>
    <w:rsid w:val="00714794"/>
    <w:rsid w:val="00714BA9"/>
    <w:rsid w:val="007152F0"/>
    <w:rsid w:val="00715F75"/>
    <w:rsid w:val="00717190"/>
    <w:rsid w:val="00721E86"/>
    <w:rsid w:val="007221EE"/>
    <w:rsid w:val="00722AC1"/>
    <w:rsid w:val="00722D66"/>
    <w:rsid w:val="00722FFA"/>
    <w:rsid w:val="00723138"/>
    <w:rsid w:val="007238FF"/>
    <w:rsid w:val="00725693"/>
    <w:rsid w:val="0072569B"/>
    <w:rsid w:val="00725C30"/>
    <w:rsid w:val="00725E20"/>
    <w:rsid w:val="007269A7"/>
    <w:rsid w:val="0073078F"/>
    <w:rsid w:val="007314B8"/>
    <w:rsid w:val="007314CF"/>
    <w:rsid w:val="007316E5"/>
    <w:rsid w:val="007317C5"/>
    <w:rsid w:val="00733C75"/>
    <w:rsid w:val="00735104"/>
    <w:rsid w:val="007356C8"/>
    <w:rsid w:val="00735F5C"/>
    <w:rsid w:val="007362E8"/>
    <w:rsid w:val="00736B0D"/>
    <w:rsid w:val="00737014"/>
    <w:rsid w:val="0074017F"/>
    <w:rsid w:val="0074018B"/>
    <w:rsid w:val="00740A5D"/>
    <w:rsid w:val="00740D43"/>
    <w:rsid w:val="00741274"/>
    <w:rsid w:val="007426CD"/>
    <w:rsid w:val="00742D08"/>
    <w:rsid w:val="00742D4B"/>
    <w:rsid w:val="00743CE6"/>
    <w:rsid w:val="007444B7"/>
    <w:rsid w:val="00744F0F"/>
    <w:rsid w:val="00746112"/>
    <w:rsid w:val="00746B53"/>
    <w:rsid w:val="007470FA"/>
    <w:rsid w:val="00747E7F"/>
    <w:rsid w:val="00750FDE"/>
    <w:rsid w:val="00752C04"/>
    <w:rsid w:val="00752DFD"/>
    <w:rsid w:val="0075312C"/>
    <w:rsid w:val="007537E2"/>
    <w:rsid w:val="00753986"/>
    <w:rsid w:val="00753ADB"/>
    <w:rsid w:val="00753B0D"/>
    <w:rsid w:val="00753F75"/>
    <w:rsid w:val="0075468E"/>
    <w:rsid w:val="00754F91"/>
    <w:rsid w:val="00755106"/>
    <w:rsid w:val="007553F0"/>
    <w:rsid w:val="007561D0"/>
    <w:rsid w:val="00756E22"/>
    <w:rsid w:val="0075778E"/>
    <w:rsid w:val="00757D58"/>
    <w:rsid w:val="007615D4"/>
    <w:rsid w:val="00762610"/>
    <w:rsid w:val="00762688"/>
    <w:rsid w:val="00762B56"/>
    <w:rsid w:val="00763DBB"/>
    <w:rsid w:val="0076404F"/>
    <w:rsid w:val="007654AB"/>
    <w:rsid w:val="00765E89"/>
    <w:rsid w:val="00767528"/>
    <w:rsid w:val="00770000"/>
    <w:rsid w:val="0077041D"/>
    <w:rsid w:val="007705B2"/>
    <w:rsid w:val="00770F6E"/>
    <w:rsid w:val="00773DFE"/>
    <w:rsid w:val="00775109"/>
    <w:rsid w:val="00775536"/>
    <w:rsid w:val="007769E9"/>
    <w:rsid w:val="00776B97"/>
    <w:rsid w:val="007809A2"/>
    <w:rsid w:val="00781144"/>
    <w:rsid w:val="00781F96"/>
    <w:rsid w:val="00783A18"/>
    <w:rsid w:val="00783D9C"/>
    <w:rsid w:val="00784BB8"/>
    <w:rsid w:val="007864FA"/>
    <w:rsid w:val="00787623"/>
    <w:rsid w:val="0078769E"/>
    <w:rsid w:val="007876DF"/>
    <w:rsid w:val="007877F7"/>
    <w:rsid w:val="00790999"/>
    <w:rsid w:val="00791429"/>
    <w:rsid w:val="00791D5B"/>
    <w:rsid w:val="00792088"/>
    <w:rsid w:val="007926DE"/>
    <w:rsid w:val="007934F3"/>
    <w:rsid w:val="00793809"/>
    <w:rsid w:val="00793920"/>
    <w:rsid w:val="00793A85"/>
    <w:rsid w:val="00794AE9"/>
    <w:rsid w:val="00794ECC"/>
    <w:rsid w:val="00796D63"/>
    <w:rsid w:val="007A008A"/>
    <w:rsid w:val="007A0903"/>
    <w:rsid w:val="007A2008"/>
    <w:rsid w:val="007A2D81"/>
    <w:rsid w:val="007A2E72"/>
    <w:rsid w:val="007A2FFE"/>
    <w:rsid w:val="007A39CC"/>
    <w:rsid w:val="007A3BE8"/>
    <w:rsid w:val="007A4011"/>
    <w:rsid w:val="007A54B6"/>
    <w:rsid w:val="007A590F"/>
    <w:rsid w:val="007A605B"/>
    <w:rsid w:val="007A6696"/>
    <w:rsid w:val="007A66BF"/>
    <w:rsid w:val="007A76CF"/>
    <w:rsid w:val="007A7C35"/>
    <w:rsid w:val="007B11F8"/>
    <w:rsid w:val="007B2F23"/>
    <w:rsid w:val="007B38E1"/>
    <w:rsid w:val="007B3CB1"/>
    <w:rsid w:val="007B3D18"/>
    <w:rsid w:val="007B5233"/>
    <w:rsid w:val="007B5803"/>
    <w:rsid w:val="007B65D7"/>
    <w:rsid w:val="007C0125"/>
    <w:rsid w:val="007C0F72"/>
    <w:rsid w:val="007C1DA2"/>
    <w:rsid w:val="007C1ECC"/>
    <w:rsid w:val="007C2637"/>
    <w:rsid w:val="007C3C66"/>
    <w:rsid w:val="007C4DE0"/>
    <w:rsid w:val="007C522A"/>
    <w:rsid w:val="007C52FC"/>
    <w:rsid w:val="007C6AD8"/>
    <w:rsid w:val="007C6FAC"/>
    <w:rsid w:val="007D20F6"/>
    <w:rsid w:val="007D227B"/>
    <w:rsid w:val="007D3195"/>
    <w:rsid w:val="007D6943"/>
    <w:rsid w:val="007D7272"/>
    <w:rsid w:val="007D783F"/>
    <w:rsid w:val="007D790E"/>
    <w:rsid w:val="007E03D3"/>
    <w:rsid w:val="007E0400"/>
    <w:rsid w:val="007E05D4"/>
    <w:rsid w:val="007E0991"/>
    <w:rsid w:val="007E0FFC"/>
    <w:rsid w:val="007E10D1"/>
    <w:rsid w:val="007E3481"/>
    <w:rsid w:val="007E3EB7"/>
    <w:rsid w:val="007E423C"/>
    <w:rsid w:val="007E4370"/>
    <w:rsid w:val="007E754F"/>
    <w:rsid w:val="007F2806"/>
    <w:rsid w:val="007F2820"/>
    <w:rsid w:val="007F3561"/>
    <w:rsid w:val="007F4789"/>
    <w:rsid w:val="007F64CE"/>
    <w:rsid w:val="007F6DC8"/>
    <w:rsid w:val="007F767C"/>
    <w:rsid w:val="00801B32"/>
    <w:rsid w:val="008029BC"/>
    <w:rsid w:val="00802C57"/>
    <w:rsid w:val="00804A6C"/>
    <w:rsid w:val="0080527B"/>
    <w:rsid w:val="00806E2E"/>
    <w:rsid w:val="00810B4F"/>
    <w:rsid w:val="008115E1"/>
    <w:rsid w:val="00811910"/>
    <w:rsid w:val="00811BC9"/>
    <w:rsid w:val="008121CF"/>
    <w:rsid w:val="008123C2"/>
    <w:rsid w:val="008132DA"/>
    <w:rsid w:val="00813488"/>
    <w:rsid w:val="0081747F"/>
    <w:rsid w:val="008207A4"/>
    <w:rsid w:val="00821FD9"/>
    <w:rsid w:val="00822C4A"/>
    <w:rsid w:val="008241A1"/>
    <w:rsid w:val="00825350"/>
    <w:rsid w:val="00825DCD"/>
    <w:rsid w:val="0082642F"/>
    <w:rsid w:val="00826FF0"/>
    <w:rsid w:val="008308C2"/>
    <w:rsid w:val="0083261C"/>
    <w:rsid w:val="0083355F"/>
    <w:rsid w:val="00833A73"/>
    <w:rsid w:val="00833CBD"/>
    <w:rsid w:val="008340EC"/>
    <w:rsid w:val="008348B5"/>
    <w:rsid w:val="00834B44"/>
    <w:rsid w:val="0083579B"/>
    <w:rsid w:val="008364B6"/>
    <w:rsid w:val="0083749A"/>
    <w:rsid w:val="008422A9"/>
    <w:rsid w:val="00844290"/>
    <w:rsid w:val="00844830"/>
    <w:rsid w:val="00845BB9"/>
    <w:rsid w:val="00847214"/>
    <w:rsid w:val="008474CA"/>
    <w:rsid w:val="00847A17"/>
    <w:rsid w:val="008508B9"/>
    <w:rsid w:val="00851812"/>
    <w:rsid w:val="00851D8E"/>
    <w:rsid w:val="00851DE6"/>
    <w:rsid w:val="0085227F"/>
    <w:rsid w:val="0085277C"/>
    <w:rsid w:val="008534CA"/>
    <w:rsid w:val="0085364A"/>
    <w:rsid w:val="00854747"/>
    <w:rsid w:val="0085547A"/>
    <w:rsid w:val="00856A08"/>
    <w:rsid w:val="00856CA4"/>
    <w:rsid w:val="00860559"/>
    <w:rsid w:val="00860B43"/>
    <w:rsid w:val="00860B5E"/>
    <w:rsid w:val="008610AC"/>
    <w:rsid w:val="0086130B"/>
    <w:rsid w:val="00861D88"/>
    <w:rsid w:val="008635D4"/>
    <w:rsid w:val="00863B21"/>
    <w:rsid w:val="0086425C"/>
    <w:rsid w:val="00864A18"/>
    <w:rsid w:val="00865999"/>
    <w:rsid w:val="00865C08"/>
    <w:rsid w:val="0086651E"/>
    <w:rsid w:val="00867C17"/>
    <w:rsid w:val="00867DD9"/>
    <w:rsid w:val="008702DB"/>
    <w:rsid w:val="00871E3C"/>
    <w:rsid w:val="00871ECF"/>
    <w:rsid w:val="00873FB5"/>
    <w:rsid w:val="008745A1"/>
    <w:rsid w:val="0087483D"/>
    <w:rsid w:val="00874D3F"/>
    <w:rsid w:val="00875441"/>
    <w:rsid w:val="00876999"/>
    <w:rsid w:val="00876F7F"/>
    <w:rsid w:val="00877D31"/>
    <w:rsid w:val="00877F27"/>
    <w:rsid w:val="0088044F"/>
    <w:rsid w:val="0088076B"/>
    <w:rsid w:val="00880C3D"/>
    <w:rsid w:val="00880DAD"/>
    <w:rsid w:val="00881FA2"/>
    <w:rsid w:val="008831EB"/>
    <w:rsid w:val="00883925"/>
    <w:rsid w:val="00885137"/>
    <w:rsid w:val="00885289"/>
    <w:rsid w:val="0088533A"/>
    <w:rsid w:val="008859BC"/>
    <w:rsid w:val="00886638"/>
    <w:rsid w:val="00886795"/>
    <w:rsid w:val="0088754E"/>
    <w:rsid w:val="00887D77"/>
    <w:rsid w:val="00890A70"/>
    <w:rsid w:val="008910F6"/>
    <w:rsid w:val="008913A0"/>
    <w:rsid w:val="00891F0C"/>
    <w:rsid w:val="0089245D"/>
    <w:rsid w:val="00892C55"/>
    <w:rsid w:val="00893555"/>
    <w:rsid w:val="00893EA4"/>
    <w:rsid w:val="00895023"/>
    <w:rsid w:val="00895B25"/>
    <w:rsid w:val="00896E12"/>
    <w:rsid w:val="00897FBB"/>
    <w:rsid w:val="008A118D"/>
    <w:rsid w:val="008A1731"/>
    <w:rsid w:val="008A2989"/>
    <w:rsid w:val="008A2AA9"/>
    <w:rsid w:val="008A2B67"/>
    <w:rsid w:val="008A2FD7"/>
    <w:rsid w:val="008A335F"/>
    <w:rsid w:val="008A35D6"/>
    <w:rsid w:val="008A3D94"/>
    <w:rsid w:val="008A4201"/>
    <w:rsid w:val="008A4A37"/>
    <w:rsid w:val="008A4AE4"/>
    <w:rsid w:val="008A4B3E"/>
    <w:rsid w:val="008A5261"/>
    <w:rsid w:val="008A670E"/>
    <w:rsid w:val="008A6A75"/>
    <w:rsid w:val="008A6C77"/>
    <w:rsid w:val="008A6DFD"/>
    <w:rsid w:val="008A783A"/>
    <w:rsid w:val="008A7A49"/>
    <w:rsid w:val="008B02A9"/>
    <w:rsid w:val="008B0D4F"/>
    <w:rsid w:val="008B1053"/>
    <w:rsid w:val="008B1918"/>
    <w:rsid w:val="008B1F58"/>
    <w:rsid w:val="008B261F"/>
    <w:rsid w:val="008B2E3E"/>
    <w:rsid w:val="008B34AB"/>
    <w:rsid w:val="008B3E27"/>
    <w:rsid w:val="008B4DE0"/>
    <w:rsid w:val="008B5841"/>
    <w:rsid w:val="008B5E39"/>
    <w:rsid w:val="008B7C0E"/>
    <w:rsid w:val="008C0438"/>
    <w:rsid w:val="008C1070"/>
    <w:rsid w:val="008C149F"/>
    <w:rsid w:val="008C1EAA"/>
    <w:rsid w:val="008C2304"/>
    <w:rsid w:val="008C2398"/>
    <w:rsid w:val="008C329C"/>
    <w:rsid w:val="008C4094"/>
    <w:rsid w:val="008C4576"/>
    <w:rsid w:val="008C52FE"/>
    <w:rsid w:val="008C605F"/>
    <w:rsid w:val="008C6347"/>
    <w:rsid w:val="008C7C4B"/>
    <w:rsid w:val="008D0221"/>
    <w:rsid w:val="008D1030"/>
    <w:rsid w:val="008D1903"/>
    <w:rsid w:val="008D191D"/>
    <w:rsid w:val="008D2154"/>
    <w:rsid w:val="008D3BBA"/>
    <w:rsid w:val="008D7397"/>
    <w:rsid w:val="008D77C5"/>
    <w:rsid w:val="008E00FB"/>
    <w:rsid w:val="008E0241"/>
    <w:rsid w:val="008E27B9"/>
    <w:rsid w:val="008E2D92"/>
    <w:rsid w:val="008E3066"/>
    <w:rsid w:val="008E3BB7"/>
    <w:rsid w:val="008E3DD6"/>
    <w:rsid w:val="008E3EF4"/>
    <w:rsid w:val="008E5282"/>
    <w:rsid w:val="008E5F64"/>
    <w:rsid w:val="008E661A"/>
    <w:rsid w:val="008E6ACF"/>
    <w:rsid w:val="008E6F79"/>
    <w:rsid w:val="008E7FFB"/>
    <w:rsid w:val="008F041D"/>
    <w:rsid w:val="008F0455"/>
    <w:rsid w:val="008F298E"/>
    <w:rsid w:val="008F43AA"/>
    <w:rsid w:val="008F75A5"/>
    <w:rsid w:val="009009D0"/>
    <w:rsid w:val="009011D4"/>
    <w:rsid w:val="00901D12"/>
    <w:rsid w:val="00902414"/>
    <w:rsid w:val="00902DA0"/>
    <w:rsid w:val="00904172"/>
    <w:rsid w:val="00904288"/>
    <w:rsid w:val="00904494"/>
    <w:rsid w:val="00904BBD"/>
    <w:rsid w:val="009054CB"/>
    <w:rsid w:val="00905BCD"/>
    <w:rsid w:val="00906191"/>
    <w:rsid w:val="0090637E"/>
    <w:rsid w:val="00906711"/>
    <w:rsid w:val="009071B9"/>
    <w:rsid w:val="00910473"/>
    <w:rsid w:val="009114DE"/>
    <w:rsid w:val="00912533"/>
    <w:rsid w:val="00914082"/>
    <w:rsid w:val="00914DCA"/>
    <w:rsid w:val="0091544E"/>
    <w:rsid w:val="00915861"/>
    <w:rsid w:val="00916EC9"/>
    <w:rsid w:val="0091775D"/>
    <w:rsid w:val="009177E6"/>
    <w:rsid w:val="00920771"/>
    <w:rsid w:val="00920D0B"/>
    <w:rsid w:val="0092143D"/>
    <w:rsid w:val="00922D53"/>
    <w:rsid w:val="00922EBD"/>
    <w:rsid w:val="00923962"/>
    <w:rsid w:val="00925851"/>
    <w:rsid w:val="0092620A"/>
    <w:rsid w:val="0092651D"/>
    <w:rsid w:val="00926E02"/>
    <w:rsid w:val="009300B1"/>
    <w:rsid w:val="009322CF"/>
    <w:rsid w:val="00932B80"/>
    <w:rsid w:val="00935EBF"/>
    <w:rsid w:val="0094119C"/>
    <w:rsid w:val="009431B0"/>
    <w:rsid w:val="009431CE"/>
    <w:rsid w:val="00943B8E"/>
    <w:rsid w:val="00943EBE"/>
    <w:rsid w:val="009442BB"/>
    <w:rsid w:val="009453C1"/>
    <w:rsid w:val="009457E5"/>
    <w:rsid w:val="0094593F"/>
    <w:rsid w:val="00946951"/>
    <w:rsid w:val="00946F90"/>
    <w:rsid w:val="00947AE3"/>
    <w:rsid w:val="00950431"/>
    <w:rsid w:val="0095133D"/>
    <w:rsid w:val="00952D08"/>
    <w:rsid w:val="00953176"/>
    <w:rsid w:val="0095319C"/>
    <w:rsid w:val="009532C2"/>
    <w:rsid w:val="0095397C"/>
    <w:rsid w:val="009544EF"/>
    <w:rsid w:val="00954772"/>
    <w:rsid w:val="00954C64"/>
    <w:rsid w:val="0095670F"/>
    <w:rsid w:val="00960C56"/>
    <w:rsid w:val="009618C8"/>
    <w:rsid w:val="00961FED"/>
    <w:rsid w:val="009656B2"/>
    <w:rsid w:val="00965DC0"/>
    <w:rsid w:val="00966B39"/>
    <w:rsid w:val="00967C1C"/>
    <w:rsid w:val="00967EF0"/>
    <w:rsid w:val="009706A9"/>
    <w:rsid w:val="00970B62"/>
    <w:rsid w:val="00971278"/>
    <w:rsid w:val="009729A8"/>
    <w:rsid w:val="009735E7"/>
    <w:rsid w:val="00973A8E"/>
    <w:rsid w:val="00974112"/>
    <w:rsid w:val="0097454B"/>
    <w:rsid w:val="009763BD"/>
    <w:rsid w:val="009774DC"/>
    <w:rsid w:val="009802F2"/>
    <w:rsid w:val="009826C7"/>
    <w:rsid w:val="00983D26"/>
    <w:rsid w:val="009849F4"/>
    <w:rsid w:val="00984DA0"/>
    <w:rsid w:val="0098595B"/>
    <w:rsid w:val="00986FA8"/>
    <w:rsid w:val="009908DF"/>
    <w:rsid w:val="00990E4D"/>
    <w:rsid w:val="00991613"/>
    <w:rsid w:val="009921F2"/>
    <w:rsid w:val="00992FA6"/>
    <w:rsid w:val="0099398E"/>
    <w:rsid w:val="0099631B"/>
    <w:rsid w:val="00996A52"/>
    <w:rsid w:val="00996E0A"/>
    <w:rsid w:val="00997015"/>
    <w:rsid w:val="00997C5F"/>
    <w:rsid w:val="009A0140"/>
    <w:rsid w:val="009A05E7"/>
    <w:rsid w:val="009A09A6"/>
    <w:rsid w:val="009A278D"/>
    <w:rsid w:val="009A302F"/>
    <w:rsid w:val="009A36E6"/>
    <w:rsid w:val="009A3DFF"/>
    <w:rsid w:val="009A422F"/>
    <w:rsid w:val="009A4E54"/>
    <w:rsid w:val="009A5447"/>
    <w:rsid w:val="009A594E"/>
    <w:rsid w:val="009A5A47"/>
    <w:rsid w:val="009A5EF7"/>
    <w:rsid w:val="009A7628"/>
    <w:rsid w:val="009A764C"/>
    <w:rsid w:val="009A7E59"/>
    <w:rsid w:val="009B0281"/>
    <w:rsid w:val="009B0757"/>
    <w:rsid w:val="009B0CC6"/>
    <w:rsid w:val="009B120C"/>
    <w:rsid w:val="009B1448"/>
    <w:rsid w:val="009B185A"/>
    <w:rsid w:val="009B1957"/>
    <w:rsid w:val="009B1CEA"/>
    <w:rsid w:val="009B2085"/>
    <w:rsid w:val="009B26A4"/>
    <w:rsid w:val="009B3CD1"/>
    <w:rsid w:val="009B57FA"/>
    <w:rsid w:val="009B5C77"/>
    <w:rsid w:val="009B7132"/>
    <w:rsid w:val="009C1A1A"/>
    <w:rsid w:val="009C220F"/>
    <w:rsid w:val="009C3223"/>
    <w:rsid w:val="009C364A"/>
    <w:rsid w:val="009C3874"/>
    <w:rsid w:val="009C3C09"/>
    <w:rsid w:val="009C3C0C"/>
    <w:rsid w:val="009C405D"/>
    <w:rsid w:val="009C41CE"/>
    <w:rsid w:val="009C4C5F"/>
    <w:rsid w:val="009C529F"/>
    <w:rsid w:val="009C53F3"/>
    <w:rsid w:val="009C5D9B"/>
    <w:rsid w:val="009C7725"/>
    <w:rsid w:val="009D0B51"/>
    <w:rsid w:val="009D368C"/>
    <w:rsid w:val="009D38D6"/>
    <w:rsid w:val="009D3E01"/>
    <w:rsid w:val="009D4125"/>
    <w:rsid w:val="009D5DCE"/>
    <w:rsid w:val="009D6E1A"/>
    <w:rsid w:val="009D75B3"/>
    <w:rsid w:val="009E13DC"/>
    <w:rsid w:val="009E1548"/>
    <w:rsid w:val="009E2C94"/>
    <w:rsid w:val="009E40DE"/>
    <w:rsid w:val="009E5418"/>
    <w:rsid w:val="009E67B2"/>
    <w:rsid w:val="009E7571"/>
    <w:rsid w:val="009F1A42"/>
    <w:rsid w:val="009F28F7"/>
    <w:rsid w:val="009F2C2A"/>
    <w:rsid w:val="009F2EDF"/>
    <w:rsid w:val="009F2FA9"/>
    <w:rsid w:val="009F30CF"/>
    <w:rsid w:val="009F34C7"/>
    <w:rsid w:val="009F39FF"/>
    <w:rsid w:val="009F3BAC"/>
    <w:rsid w:val="009F431D"/>
    <w:rsid w:val="009F5000"/>
    <w:rsid w:val="009F5C17"/>
    <w:rsid w:val="009F5E75"/>
    <w:rsid w:val="009F622D"/>
    <w:rsid w:val="009F6901"/>
    <w:rsid w:val="009F77D2"/>
    <w:rsid w:val="00A00454"/>
    <w:rsid w:val="00A02BC2"/>
    <w:rsid w:val="00A0333B"/>
    <w:rsid w:val="00A04018"/>
    <w:rsid w:val="00A0550C"/>
    <w:rsid w:val="00A05CA6"/>
    <w:rsid w:val="00A05E0C"/>
    <w:rsid w:val="00A065B7"/>
    <w:rsid w:val="00A079E0"/>
    <w:rsid w:val="00A115B8"/>
    <w:rsid w:val="00A126D7"/>
    <w:rsid w:val="00A12CA8"/>
    <w:rsid w:val="00A12D31"/>
    <w:rsid w:val="00A136DC"/>
    <w:rsid w:val="00A14366"/>
    <w:rsid w:val="00A149C0"/>
    <w:rsid w:val="00A14EA2"/>
    <w:rsid w:val="00A15198"/>
    <w:rsid w:val="00A15865"/>
    <w:rsid w:val="00A15CEA"/>
    <w:rsid w:val="00A16665"/>
    <w:rsid w:val="00A2381B"/>
    <w:rsid w:val="00A24709"/>
    <w:rsid w:val="00A24CF9"/>
    <w:rsid w:val="00A25A9D"/>
    <w:rsid w:val="00A25D92"/>
    <w:rsid w:val="00A272E8"/>
    <w:rsid w:val="00A278AA"/>
    <w:rsid w:val="00A30A80"/>
    <w:rsid w:val="00A30AC5"/>
    <w:rsid w:val="00A31F7B"/>
    <w:rsid w:val="00A33AE9"/>
    <w:rsid w:val="00A34A2F"/>
    <w:rsid w:val="00A35BAB"/>
    <w:rsid w:val="00A3652B"/>
    <w:rsid w:val="00A37184"/>
    <w:rsid w:val="00A37B6C"/>
    <w:rsid w:val="00A404ED"/>
    <w:rsid w:val="00A417A4"/>
    <w:rsid w:val="00A422DD"/>
    <w:rsid w:val="00A42FC3"/>
    <w:rsid w:val="00A43AA1"/>
    <w:rsid w:val="00A45853"/>
    <w:rsid w:val="00A50539"/>
    <w:rsid w:val="00A525E4"/>
    <w:rsid w:val="00A5337D"/>
    <w:rsid w:val="00A533F1"/>
    <w:rsid w:val="00A53A17"/>
    <w:rsid w:val="00A544B6"/>
    <w:rsid w:val="00A545DA"/>
    <w:rsid w:val="00A556DB"/>
    <w:rsid w:val="00A57897"/>
    <w:rsid w:val="00A57F38"/>
    <w:rsid w:val="00A60222"/>
    <w:rsid w:val="00A605FD"/>
    <w:rsid w:val="00A60CE7"/>
    <w:rsid w:val="00A616D6"/>
    <w:rsid w:val="00A63109"/>
    <w:rsid w:val="00A63547"/>
    <w:rsid w:val="00A63592"/>
    <w:rsid w:val="00A63873"/>
    <w:rsid w:val="00A644DA"/>
    <w:rsid w:val="00A64AA8"/>
    <w:rsid w:val="00A64C83"/>
    <w:rsid w:val="00A65647"/>
    <w:rsid w:val="00A66D9F"/>
    <w:rsid w:val="00A71A1C"/>
    <w:rsid w:val="00A72695"/>
    <w:rsid w:val="00A73F0C"/>
    <w:rsid w:val="00A747CD"/>
    <w:rsid w:val="00A74FD4"/>
    <w:rsid w:val="00A753C8"/>
    <w:rsid w:val="00A76043"/>
    <w:rsid w:val="00A800E5"/>
    <w:rsid w:val="00A83218"/>
    <w:rsid w:val="00A83D56"/>
    <w:rsid w:val="00A83E6A"/>
    <w:rsid w:val="00A83EB5"/>
    <w:rsid w:val="00A84302"/>
    <w:rsid w:val="00A84A31"/>
    <w:rsid w:val="00A85198"/>
    <w:rsid w:val="00A87F24"/>
    <w:rsid w:val="00A934D8"/>
    <w:rsid w:val="00A948D1"/>
    <w:rsid w:val="00A950A8"/>
    <w:rsid w:val="00A9636F"/>
    <w:rsid w:val="00A9659D"/>
    <w:rsid w:val="00A96BD7"/>
    <w:rsid w:val="00A97D10"/>
    <w:rsid w:val="00AA00FD"/>
    <w:rsid w:val="00AA0F64"/>
    <w:rsid w:val="00AA18B6"/>
    <w:rsid w:val="00AA3308"/>
    <w:rsid w:val="00AA337E"/>
    <w:rsid w:val="00AA4236"/>
    <w:rsid w:val="00AA5FEA"/>
    <w:rsid w:val="00AA62A5"/>
    <w:rsid w:val="00AA6982"/>
    <w:rsid w:val="00AA6D2C"/>
    <w:rsid w:val="00AA7363"/>
    <w:rsid w:val="00AB1403"/>
    <w:rsid w:val="00AB173C"/>
    <w:rsid w:val="00AB177C"/>
    <w:rsid w:val="00AB187C"/>
    <w:rsid w:val="00AB1E2A"/>
    <w:rsid w:val="00AB2001"/>
    <w:rsid w:val="00AB2B4D"/>
    <w:rsid w:val="00AB2C7C"/>
    <w:rsid w:val="00AB3A39"/>
    <w:rsid w:val="00AB4B8C"/>
    <w:rsid w:val="00AB52B0"/>
    <w:rsid w:val="00AB5960"/>
    <w:rsid w:val="00AB5BF6"/>
    <w:rsid w:val="00AB685A"/>
    <w:rsid w:val="00AB6FF4"/>
    <w:rsid w:val="00AB7565"/>
    <w:rsid w:val="00AB788F"/>
    <w:rsid w:val="00AB7C0F"/>
    <w:rsid w:val="00AC420E"/>
    <w:rsid w:val="00AC4896"/>
    <w:rsid w:val="00AC4AD6"/>
    <w:rsid w:val="00AC7C65"/>
    <w:rsid w:val="00AD0496"/>
    <w:rsid w:val="00AD070A"/>
    <w:rsid w:val="00AD074D"/>
    <w:rsid w:val="00AD085C"/>
    <w:rsid w:val="00AD15AF"/>
    <w:rsid w:val="00AD2556"/>
    <w:rsid w:val="00AD357F"/>
    <w:rsid w:val="00AD494D"/>
    <w:rsid w:val="00AD4A7D"/>
    <w:rsid w:val="00AD4E85"/>
    <w:rsid w:val="00AD4EA8"/>
    <w:rsid w:val="00AD50AE"/>
    <w:rsid w:val="00AD7459"/>
    <w:rsid w:val="00AD7658"/>
    <w:rsid w:val="00AE0630"/>
    <w:rsid w:val="00AE0A0D"/>
    <w:rsid w:val="00AE116B"/>
    <w:rsid w:val="00AE1C14"/>
    <w:rsid w:val="00AE1E1A"/>
    <w:rsid w:val="00AE220F"/>
    <w:rsid w:val="00AE286B"/>
    <w:rsid w:val="00AE441F"/>
    <w:rsid w:val="00AE4943"/>
    <w:rsid w:val="00AE4B47"/>
    <w:rsid w:val="00AE52E6"/>
    <w:rsid w:val="00AE54D8"/>
    <w:rsid w:val="00AE5FCD"/>
    <w:rsid w:val="00AE6004"/>
    <w:rsid w:val="00AE7296"/>
    <w:rsid w:val="00AF128A"/>
    <w:rsid w:val="00AF1B43"/>
    <w:rsid w:val="00AF1D7F"/>
    <w:rsid w:val="00AF2D45"/>
    <w:rsid w:val="00AF2D7D"/>
    <w:rsid w:val="00AF30AB"/>
    <w:rsid w:val="00AF39D5"/>
    <w:rsid w:val="00AF3DB5"/>
    <w:rsid w:val="00AF3DF2"/>
    <w:rsid w:val="00AF6AA1"/>
    <w:rsid w:val="00B0079A"/>
    <w:rsid w:val="00B02AE0"/>
    <w:rsid w:val="00B02B50"/>
    <w:rsid w:val="00B043AE"/>
    <w:rsid w:val="00B04771"/>
    <w:rsid w:val="00B05683"/>
    <w:rsid w:val="00B066B0"/>
    <w:rsid w:val="00B0688E"/>
    <w:rsid w:val="00B06C68"/>
    <w:rsid w:val="00B10D8B"/>
    <w:rsid w:val="00B11352"/>
    <w:rsid w:val="00B12C08"/>
    <w:rsid w:val="00B140A4"/>
    <w:rsid w:val="00B145EC"/>
    <w:rsid w:val="00B161A5"/>
    <w:rsid w:val="00B1635F"/>
    <w:rsid w:val="00B16D4F"/>
    <w:rsid w:val="00B175FD"/>
    <w:rsid w:val="00B202C2"/>
    <w:rsid w:val="00B21CD2"/>
    <w:rsid w:val="00B2334E"/>
    <w:rsid w:val="00B234F8"/>
    <w:rsid w:val="00B23759"/>
    <w:rsid w:val="00B254C3"/>
    <w:rsid w:val="00B25CE1"/>
    <w:rsid w:val="00B27153"/>
    <w:rsid w:val="00B30CB9"/>
    <w:rsid w:val="00B319CD"/>
    <w:rsid w:val="00B324C5"/>
    <w:rsid w:val="00B32540"/>
    <w:rsid w:val="00B35166"/>
    <w:rsid w:val="00B35AAA"/>
    <w:rsid w:val="00B36B9D"/>
    <w:rsid w:val="00B37DA9"/>
    <w:rsid w:val="00B41DDA"/>
    <w:rsid w:val="00B423ED"/>
    <w:rsid w:val="00B424BE"/>
    <w:rsid w:val="00B42B43"/>
    <w:rsid w:val="00B43397"/>
    <w:rsid w:val="00B43716"/>
    <w:rsid w:val="00B44973"/>
    <w:rsid w:val="00B44FC5"/>
    <w:rsid w:val="00B45C22"/>
    <w:rsid w:val="00B45E76"/>
    <w:rsid w:val="00B46164"/>
    <w:rsid w:val="00B46F1A"/>
    <w:rsid w:val="00B470C6"/>
    <w:rsid w:val="00B50841"/>
    <w:rsid w:val="00B50B02"/>
    <w:rsid w:val="00B50DAD"/>
    <w:rsid w:val="00B511D2"/>
    <w:rsid w:val="00B5123A"/>
    <w:rsid w:val="00B514A9"/>
    <w:rsid w:val="00B51608"/>
    <w:rsid w:val="00B52769"/>
    <w:rsid w:val="00B5379E"/>
    <w:rsid w:val="00B53CF2"/>
    <w:rsid w:val="00B54A1E"/>
    <w:rsid w:val="00B55205"/>
    <w:rsid w:val="00B55AC8"/>
    <w:rsid w:val="00B562A2"/>
    <w:rsid w:val="00B565BD"/>
    <w:rsid w:val="00B56F90"/>
    <w:rsid w:val="00B56FE9"/>
    <w:rsid w:val="00B60256"/>
    <w:rsid w:val="00B61D1B"/>
    <w:rsid w:val="00B63699"/>
    <w:rsid w:val="00B641E3"/>
    <w:rsid w:val="00B64E6E"/>
    <w:rsid w:val="00B65111"/>
    <w:rsid w:val="00B6560F"/>
    <w:rsid w:val="00B65B11"/>
    <w:rsid w:val="00B65DD9"/>
    <w:rsid w:val="00B66067"/>
    <w:rsid w:val="00B667B2"/>
    <w:rsid w:val="00B6706C"/>
    <w:rsid w:val="00B675B8"/>
    <w:rsid w:val="00B725E5"/>
    <w:rsid w:val="00B72C65"/>
    <w:rsid w:val="00B77614"/>
    <w:rsid w:val="00B776E1"/>
    <w:rsid w:val="00B777DA"/>
    <w:rsid w:val="00B803CD"/>
    <w:rsid w:val="00B811B1"/>
    <w:rsid w:val="00B81AF8"/>
    <w:rsid w:val="00B823F0"/>
    <w:rsid w:val="00B82683"/>
    <w:rsid w:val="00B830A3"/>
    <w:rsid w:val="00B83F9C"/>
    <w:rsid w:val="00B846B8"/>
    <w:rsid w:val="00B8483F"/>
    <w:rsid w:val="00B84AAD"/>
    <w:rsid w:val="00B85854"/>
    <w:rsid w:val="00B859DB"/>
    <w:rsid w:val="00B86BF0"/>
    <w:rsid w:val="00B8745A"/>
    <w:rsid w:val="00B91CD4"/>
    <w:rsid w:val="00B91ED2"/>
    <w:rsid w:val="00B920BA"/>
    <w:rsid w:val="00B92868"/>
    <w:rsid w:val="00B937F5"/>
    <w:rsid w:val="00B9484F"/>
    <w:rsid w:val="00B95381"/>
    <w:rsid w:val="00B959D1"/>
    <w:rsid w:val="00B9792E"/>
    <w:rsid w:val="00BA2B2F"/>
    <w:rsid w:val="00BA3C2B"/>
    <w:rsid w:val="00BA479A"/>
    <w:rsid w:val="00BA4806"/>
    <w:rsid w:val="00BA6B2D"/>
    <w:rsid w:val="00BA7F66"/>
    <w:rsid w:val="00BB0969"/>
    <w:rsid w:val="00BB0A59"/>
    <w:rsid w:val="00BB3C05"/>
    <w:rsid w:val="00BB3E83"/>
    <w:rsid w:val="00BB3FA9"/>
    <w:rsid w:val="00BB52EE"/>
    <w:rsid w:val="00BB5858"/>
    <w:rsid w:val="00BB5D7E"/>
    <w:rsid w:val="00BB624A"/>
    <w:rsid w:val="00BB6489"/>
    <w:rsid w:val="00BB758C"/>
    <w:rsid w:val="00BC1331"/>
    <w:rsid w:val="00BC2D41"/>
    <w:rsid w:val="00BC31BD"/>
    <w:rsid w:val="00BC468A"/>
    <w:rsid w:val="00BC6092"/>
    <w:rsid w:val="00BC66F9"/>
    <w:rsid w:val="00BC6AD8"/>
    <w:rsid w:val="00BD0561"/>
    <w:rsid w:val="00BD1333"/>
    <w:rsid w:val="00BD1727"/>
    <w:rsid w:val="00BD19E3"/>
    <w:rsid w:val="00BD1FC7"/>
    <w:rsid w:val="00BD4BAD"/>
    <w:rsid w:val="00BD4EE0"/>
    <w:rsid w:val="00BD5E00"/>
    <w:rsid w:val="00BD652E"/>
    <w:rsid w:val="00BD768D"/>
    <w:rsid w:val="00BD7F9A"/>
    <w:rsid w:val="00BE04EA"/>
    <w:rsid w:val="00BE0A2E"/>
    <w:rsid w:val="00BE0B15"/>
    <w:rsid w:val="00BE293B"/>
    <w:rsid w:val="00BE3E4C"/>
    <w:rsid w:val="00BE5393"/>
    <w:rsid w:val="00BE57ED"/>
    <w:rsid w:val="00BE6E38"/>
    <w:rsid w:val="00BE7AD9"/>
    <w:rsid w:val="00BF01BD"/>
    <w:rsid w:val="00BF0498"/>
    <w:rsid w:val="00BF04FF"/>
    <w:rsid w:val="00BF15AF"/>
    <w:rsid w:val="00BF1EB7"/>
    <w:rsid w:val="00BF2C5A"/>
    <w:rsid w:val="00BF3EAD"/>
    <w:rsid w:val="00BF5381"/>
    <w:rsid w:val="00BF6E5F"/>
    <w:rsid w:val="00BF740F"/>
    <w:rsid w:val="00BF760A"/>
    <w:rsid w:val="00BF7914"/>
    <w:rsid w:val="00BF7A44"/>
    <w:rsid w:val="00C00A78"/>
    <w:rsid w:val="00C01103"/>
    <w:rsid w:val="00C027A1"/>
    <w:rsid w:val="00C033C1"/>
    <w:rsid w:val="00C0349A"/>
    <w:rsid w:val="00C03950"/>
    <w:rsid w:val="00C041AE"/>
    <w:rsid w:val="00C042A7"/>
    <w:rsid w:val="00C043B9"/>
    <w:rsid w:val="00C04CD9"/>
    <w:rsid w:val="00C04D26"/>
    <w:rsid w:val="00C05084"/>
    <w:rsid w:val="00C1128B"/>
    <w:rsid w:val="00C114EB"/>
    <w:rsid w:val="00C11B4F"/>
    <w:rsid w:val="00C13654"/>
    <w:rsid w:val="00C13895"/>
    <w:rsid w:val="00C13A3F"/>
    <w:rsid w:val="00C13B20"/>
    <w:rsid w:val="00C14740"/>
    <w:rsid w:val="00C14A68"/>
    <w:rsid w:val="00C15484"/>
    <w:rsid w:val="00C1563B"/>
    <w:rsid w:val="00C159AF"/>
    <w:rsid w:val="00C1640B"/>
    <w:rsid w:val="00C16CDC"/>
    <w:rsid w:val="00C206A5"/>
    <w:rsid w:val="00C22E6D"/>
    <w:rsid w:val="00C24C66"/>
    <w:rsid w:val="00C255EA"/>
    <w:rsid w:val="00C27696"/>
    <w:rsid w:val="00C27A66"/>
    <w:rsid w:val="00C3033E"/>
    <w:rsid w:val="00C3119C"/>
    <w:rsid w:val="00C32A4E"/>
    <w:rsid w:val="00C32C4C"/>
    <w:rsid w:val="00C34AA9"/>
    <w:rsid w:val="00C3598F"/>
    <w:rsid w:val="00C36612"/>
    <w:rsid w:val="00C36ED5"/>
    <w:rsid w:val="00C3721E"/>
    <w:rsid w:val="00C3725F"/>
    <w:rsid w:val="00C377E9"/>
    <w:rsid w:val="00C37EB4"/>
    <w:rsid w:val="00C40F4E"/>
    <w:rsid w:val="00C41022"/>
    <w:rsid w:val="00C413FA"/>
    <w:rsid w:val="00C41A37"/>
    <w:rsid w:val="00C42A17"/>
    <w:rsid w:val="00C43158"/>
    <w:rsid w:val="00C44C32"/>
    <w:rsid w:val="00C44E3B"/>
    <w:rsid w:val="00C45C59"/>
    <w:rsid w:val="00C45EAB"/>
    <w:rsid w:val="00C46355"/>
    <w:rsid w:val="00C46E8C"/>
    <w:rsid w:val="00C4740D"/>
    <w:rsid w:val="00C50A0E"/>
    <w:rsid w:val="00C511F8"/>
    <w:rsid w:val="00C52791"/>
    <w:rsid w:val="00C54796"/>
    <w:rsid w:val="00C54DD8"/>
    <w:rsid w:val="00C55A8C"/>
    <w:rsid w:val="00C5731E"/>
    <w:rsid w:val="00C613C8"/>
    <w:rsid w:val="00C62825"/>
    <w:rsid w:val="00C629A7"/>
    <w:rsid w:val="00C63AE2"/>
    <w:rsid w:val="00C64A7D"/>
    <w:rsid w:val="00C66072"/>
    <w:rsid w:val="00C662C2"/>
    <w:rsid w:val="00C664A3"/>
    <w:rsid w:val="00C700EA"/>
    <w:rsid w:val="00C703B2"/>
    <w:rsid w:val="00C704A2"/>
    <w:rsid w:val="00C71452"/>
    <w:rsid w:val="00C71D31"/>
    <w:rsid w:val="00C72D03"/>
    <w:rsid w:val="00C75F4C"/>
    <w:rsid w:val="00C762F3"/>
    <w:rsid w:val="00C768AF"/>
    <w:rsid w:val="00C77385"/>
    <w:rsid w:val="00C80C08"/>
    <w:rsid w:val="00C81053"/>
    <w:rsid w:val="00C817A1"/>
    <w:rsid w:val="00C826D4"/>
    <w:rsid w:val="00C83539"/>
    <w:rsid w:val="00C835AD"/>
    <w:rsid w:val="00C84F82"/>
    <w:rsid w:val="00C855EA"/>
    <w:rsid w:val="00C8596F"/>
    <w:rsid w:val="00C85DC9"/>
    <w:rsid w:val="00C8712C"/>
    <w:rsid w:val="00C87392"/>
    <w:rsid w:val="00C90451"/>
    <w:rsid w:val="00C917C4"/>
    <w:rsid w:val="00C91BC1"/>
    <w:rsid w:val="00C938FC"/>
    <w:rsid w:val="00C93BF9"/>
    <w:rsid w:val="00C93E29"/>
    <w:rsid w:val="00C946FE"/>
    <w:rsid w:val="00C96FD1"/>
    <w:rsid w:val="00C9748F"/>
    <w:rsid w:val="00CA1477"/>
    <w:rsid w:val="00CA1AEE"/>
    <w:rsid w:val="00CA2390"/>
    <w:rsid w:val="00CA4583"/>
    <w:rsid w:val="00CA554F"/>
    <w:rsid w:val="00CA5DF5"/>
    <w:rsid w:val="00CA5F3B"/>
    <w:rsid w:val="00CA749D"/>
    <w:rsid w:val="00CB0C1B"/>
    <w:rsid w:val="00CB144D"/>
    <w:rsid w:val="00CB2113"/>
    <w:rsid w:val="00CB2550"/>
    <w:rsid w:val="00CB2A72"/>
    <w:rsid w:val="00CB2D63"/>
    <w:rsid w:val="00CB354C"/>
    <w:rsid w:val="00CC04AA"/>
    <w:rsid w:val="00CC22CA"/>
    <w:rsid w:val="00CC3968"/>
    <w:rsid w:val="00CC40C6"/>
    <w:rsid w:val="00CC439B"/>
    <w:rsid w:val="00CC6874"/>
    <w:rsid w:val="00CC6FA0"/>
    <w:rsid w:val="00CC7252"/>
    <w:rsid w:val="00CD00BB"/>
    <w:rsid w:val="00CD0265"/>
    <w:rsid w:val="00CD0F9F"/>
    <w:rsid w:val="00CD3B85"/>
    <w:rsid w:val="00CD4F2E"/>
    <w:rsid w:val="00CD67EA"/>
    <w:rsid w:val="00CD6FBC"/>
    <w:rsid w:val="00CE0296"/>
    <w:rsid w:val="00CE0D7E"/>
    <w:rsid w:val="00CE37CB"/>
    <w:rsid w:val="00CE3AF7"/>
    <w:rsid w:val="00CE4221"/>
    <w:rsid w:val="00CE46FD"/>
    <w:rsid w:val="00CE5E8F"/>
    <w:rsid w:val="00CE61F4"/>
    <w:rsid w:val="00CF0309"/>
    <w:rsid w:val="00CF08BF"/>
    <w:rsid w:val="00CF3F71"/>
    <w:rsid w:val="00CF43F6"/>
    <w:rsid w:val="00CF5316"/>
    <w:rsid w:val="00CF5A24"/>
    <w:rsid w:val="00CF65B0"/>
    <w:rsid w:val="00CF6730"/>
    <w:rsid w:val="00CF7CD1"/>
    <w:rsid w:val="00D00056"/>
    <w:rsid w:val="00D008F5"/>
    <w:rsid w:val="00D0189E"/>
    <w:rsid w:val="00D01F5C"/>
    <w:rsid w:val="00D025DF"/>
    <w:rsid w:val="00D02C10"/>
    <w:rsid w:val="00D0368C"/>
    <w:rsid w:val="00D03881"/>
    <w:rsid w:val="00D04F78"/>
    <w:rsid w:val="00D05D99"/>
    <w:rsid w:val="00D0639D"/>
    <w:rsid w:val="00D06553"/>
    <w:rsid w:val="00D07B3D"/>
    <w:rsid w:val="00D10400"/>
    <w:rsid w:val="00D108E4"/>
    <w:rsid w:val="00D10930"/>
    <w:rsid w:val="00D10B95"/>
    <w:rsid w:val="00D11A1B"/>
    <w:rsid w:val="00D11D30"/>
    <w:rsid w:val="00D122DD"/>
    <w:rsid w:val="00D12BC4"/>
    <w:rsid w:val="00D15F4B"/>
    <w:rsid w:val="00D177FF"/>
    <w:rsid w:val="00D206EB"/>
    <w:rsid w:val="00D20BA0"/>
    <w:rsid w:val="00D216E4"/>
    <w:rsid w:val="00D21AF7"/>
    <w:rsid w:val="00D225ED"/>
    <w:rsid w:val="00D22DA5"/>
    <w:rsid w:val="00D239DA"/>
    <w:rsid w:val="00D24F06"/>
    <w:rsid w:val="00D25972"/>
    <w:rsid w:val="00D26563"/>
    <w:rsid w:val="00D26762"/>
    <w:rsid w:val="00D26A44"/>
    <w:rsid w:val="00D307BD"/>
    <w:rsid w:val="00D3172E"/>
    <w:rsid w:val="00D31772"/>
    <w:rsid w:val="00D33845"/>
    <w:rsid w:val="00D34721"/>
    <w:rsid w:val="00D34C9B"/>
    <w:rsid w:val="00D3642C"/>
    <w:rsid w:val="00D377F2"/>
    <w:rsid w:val="00D41888"/>
    <w:rsid w:val="00D41E05"/>
    <w:rsid w:val="00D42536"/>
    <w:rsid w:val="00D42874"/>
    <w:rsid w:val="00D4529D"/>
    <w:rsid w:val="00D45861"/>
    <w:rsid w:val="00D45BDF"/>
    <w:rsid w:val="00D46CB3"/>
    <w:rsid w:val="00D477CD"/>
    <w:rsid w:val="00D50A5F"/>
    <w:rsid w:val="00D51500"/>
    <w:rsid w:val="00D528F6"/>
    <w:rsid w:val="00D56B55"/>
    <w:rsid w:val="00D57910"/>
    <w:rsid w:val="00D60505"/>
    <w:rsid w:val="00D60C49"/>
    <w:rsid w:val="00D60C86"/>
    <w:rsid w:val="00D620FC"/>
    <w:rsid w:val="00D626C8"/>
    <w:rsid w:val="00D62BCF"/>
    <w:rsid w:val="00D63182"/>
    <w:rsid w:val="00D63188"/>
    <w:rsid w:val="00D636AD"/>
    <w:rsid w:val="00D63AF8"/>
    <w:rsid w:val="00D64243"/>
    <w:rsid w:val="00D64266"/>
    <w:rsid w:val="00D64B2C"/>
    <w:rsid w:val="00D666C1"/>
    <w:rsid w:val="00D672E7"/>
    <w:rsid w:val="00D67670"/>
    <w:rsid w:val="00D67FDA"/>
    <w:rsid w:val="00D70822"/>
    <w:rsid w:val="00D71132"/>
    <w:rsid w:val="00D711A2"/>
    <w:rsid w:val="00D713C8"/>
    <w:rsid w:val="00D71B75"/>
    <w:rsid w:val="00D71BEF"/>
    <w:rsid w:val="00D72ABA"/>
    <w:rsid w:val="00D733C1"/>
    <w:rsid w:val="00D73FCA"/>
    <w:rsid w:val="00D7505A"/>
    <w:rsid w:val="00D80391"/>
    <w:rsid w:val="00D80EF3"/>
    <w:rsid w:val="00D81BD9"/>
    <w:rsid w:val="00D83562"/>
    <w:rsid w:val="00D84648"/>
    <w:rsid w:val="00D846E6"/>
    <w:rsid w:val="00D84CB4"/>
    <w:rsid w:val="00D85575"/>
    <w:rsid w:val="00D875FD"/>
    <w:rsid w:val="00D8766D"/>
    <w:rsid w:val="00D87D3F"/>
    <w:rsid w:val="00D87E85"/>
    <w:rsid w:val="00D902CA"/>
    <w:rsid w:val="00D932E3"/>
    <w:rsid w:val="00D93822"/>
    <w:rsid w:val="00D957C8"/>
    <w:rsid w:val="00D960A1"/>
    <w:rsid w:val="00D96D38"/>
    <w:rsid w:val="00D9733D"/>
    <w:rsid w:val="00DA037E"/>
    <w:rsid w:val="00DA1921"/>
    <w:rsid w:val="00DA2CCE"/>
    <w:rsid w:val="00DA3551"/>
    <w:rsid w:val="00DA4D86"/>
    <w:rsid w:val="00DA6591"/>
    <w:rsid w:val="00DA7E40"/>
    <w:rsid w:val="00DB024A"/>
    <w:rsid w:val="00DB0BD0"/>
    <w:rsid w:val="00DB1366"/>
    <w:rsid w:val="00DB3F80"/>
    <w:rsid w:val="00DB410A"/>
    <w:rsid w:val="00DB453F"/>
    <w:rsid w:val="00DB4A3F"/>
    <w:rsid w:val="00DB6525"/>
    <w:rsid w:val="00DB67BC"/>
    <w:rsid w:val="00DC092B"/>
    <w:rsid w:val="00DC13CA"/>
    <w:rsid w:val="00DC150B"/>
    <w:rsid w:val="00DC379C"/>
    <w:rsid w:val="00DC3987"/>
    <w:rsid w:val="00DC3FD5"/>
    <w:rsid w:val="00DC49E2"/>
    <w:rsid w:val="00DC49FB"/>
    <w:rsid w:val="00DC57F9"/>
    <w:rsid w:val="00DC5861"/>
    <w:rsid w:val="00DC7EF4"/>
    <w:rsid w:val="00DC7F66"/>
    <w:rsid w:val="00DD248B"/>
    <w:rsid w:val="00DD2959"/>
    <w:rsid w:val="00DD565E"/>
    <w:rsid w:val="00DD65A3"/>
    <w:rsid w:val="00DD6972"/>
    <w:rsid w:val="00DD7F63"/>
    <w:rsid w:val="00DE069E"/>
    <w:rsid w:val="00DE0B1A"/>
    <w:rsid w:val="00DE105F"/>
    <w:rsid w:val="00DE25C7"/>
    <w:rsid w:val="00DE2F1E"/>
    <w:rsid w:val="00DE315C"/>
    <w:rsid w:val="00DE36A6"/>
    <w:rsid w:val="00DE37FC"/>
    <w:rsid w:val="00DE4481"/>
    <w:rsid w:val="00DE4E02"/>
    <w:rsid w:val="00DE4FC9"/>
    <w:rsid w:val="00DE690C"/>
    <w:rsid w:val="00DE748D"/>
    <w:rsid w:val="00DE74A2"/>
    <w:rsid w:val="00DE7767"/>
    <w:rsid w:val="00DF0A55"/>
    <w:rsid w:val="00DF1296"/>
    <w:rsid w:val="00DF152C"/>
    <w:rsid w:val="00DF2CF8"/>
    <w:rsid w:val="00DF2DE1"/>
    <w:rsid w:val="00DF3012"/>
    <w:rsid w:val="00DF50AD"/>
    <w:rsid w:val="00DF5E3F"/>
    <w:rsid w:val="00DF66DC"/>
    <w:rsid w:val="00DF6735"/>
    <w:rsid w:val="00DF6763"/>
    <w:rsid w:val="00DF73D7"/>
    <w:rsid w:val="00DF7621"/>
    <w:rsid w:val="00DF7622"/>
    <w:rsid w:val="00DF7732"/>
    <w:rsid w:val="00DF77D1"/>
    <w:rsid w:val="00DF7914"/>
    <w:rsid w:val="00DF7D7F"/>
    <w:rsid w:val="00E009CC"/>
    <w:rsid w:val="00E02B61"/>
    <w:rsid w:val="00E03070"/>
    <w:rsid w:val="00E04021"/>
    <w:rsid w:val="00E04B82"/>
    <w:rsid w:val="00E053CA"/>
    <w:rsid w:val="00E07E3F"/>
    <w:rsid w:val="00E10593"/>
    <w:rsid w:val="00E11059"/>
    <w:rsid w:val="00E11FC5"/>
    <w:rsid w:val="00E12529"/>
    <w:rsid w:val="00E125CF"/>
    <w:rsid w:val="00E12C24"/>
    <w:rsid w:val="00E12FEB"/>
    <w:rsid w:val="00E14BCB"/>
    <w:rsid w:val="00E15863"/>
    <w:rsid w:val="00E16EF8"/>
    <w:rsid w:val="00E1747B"/>
    <w:rsid w:val="00E17E2C"/>
    <w:rsid w:val="00E207B8"/>
    <w:rsid w:val="00E2245D"/>
    <w:rsid w:val="00E235C7"/>
    <w:rsid w:val="00E2381D"/>
    <w:rsid w:val="00E24621"/>
    <w:rsid w:val="00E2463A"/>
    <w:rsid w:val="00E24F6B"/>
    <w:rsid w:val="00E25BE3"/>
    <w:rsid w:val="00E25EB3"/>
    <w:rsid w:val="00E2629E"/>
    <w:rsid w:val="00E27112"/>
    <w:rsid w:val="00E274FE"/>
    <w:rsid w:val="00E2760F"/>
    <w:rsid w:val="00E31708"/>
    <w:rsid w:val="00E319D1"/>
    <w:rsid w:val="00E31E41"/>
    <w:rsid w:val="00E32059"/>
    <w:rsid w:val="00E3221B"/>
    <w:rsid w:val="00E32EEE"/>
    <w:rsid w:val="00E3386A"/>
    <w:rsid w:val="00E34887"/>
    <w:rsid w:val="00E34E1B"/>
    <w:rsid w:val="00E35CC9"/>
    <w:rsid w:val="00E36CB6"/>
    <w:rsid w:val="00E407DF"/>
    <w:rsid w:val="00E40896"/>
    <w:rsid w:val="00E40D63"/>
    <w:rsid w:val="00E41239"/>
    <w:rsid w:val="00E41F58"/>
    <w:rsid w:val="00E437D3"/>
    <w:rsid w:val="00E441CC"/>
    <w:rsid w:val="00E459BA"/>
    <w:rsid w:val="00E45B8E"/>
    <w:rsid w:val="00E45ED3"/>
    <w:rsid w:val="00E46162"/>
    <w:rsid w:val="00E47619"/>
    <w:rsid w:val="00E47BA2"/>
    <w:rsid w:val="00E47D1B"/>
    <w:rsid w:val="00E5010C"/>
    <w:rsid w:val="00E52BA3"/>
    <w:rsid w:val="00E538C5"/>
    <w:rsid w:val="00E54302"/>
    <w:rsid w:val="00E54E10"/>
    <w:rsid w:val="00E5553F"/>
    <w:rsid w:val="00E55BB8"/>
    <w:rsid w:val="00E56398"/>
    <w:rsid w:val="00E56DDA"/>
    <w:rsid w:val="00E56DEC"/>
    <w:rsid w:val="00E57CF1"/>
    <w:rsid w:val="00E6001B"/>
    <w:rsid w:val="00E60865"/>
    <w:rsid w:val="00E60ADB"/>
    <w:rsid w:val="00E613F7"/>
    <w:rsid w:val="00E61EBB"/>
    <w:rsid w:val="00E623AC"/>
    <w:rsid w:val="00E63C0A"/>
    <w:rsid w:val="00E64001"/>
    <w:rsid w:val="00E643D5"/>
    <w:rsid w:val="00E648C4"/>
    <w:rsid w:val="00E6527B"/>
    <w:rsid w:val="00E65CC3"/>
    <w:rsid w:val="00E66538"/>
    <w:rsid w:val="00E66A4D"/>
    <w:rsid w:val="00E70E35"/>
    <w:rsid w:val="00E710BB"/>
    <w:rsid w:val="00E7351A"/>
    <w:rsid w:val="00E7399C"/>
    <w:rsid w:val="00E74548"/>
    <w:rsid w:val="00E76A75"/>
    <w:rsid w:val="00E773E8"/>
    <w:rsid w:val="00E775AB"/>
    <w:rsid w:val="00E77967"/>
    <w:rsid w:val="00E77D2E"/>
    <w:rsid w:val="00E80783"/>
    <w:rsid w:val="00E82660"/>
    <w:rsid w:val="00E82F23"/>
    <w:rsid w:val="00E83C71"/>
    <w:rsid w:val="00E8404F"/>
    <w:rsid w:val="00E844C0"/>
    <w:rsid w:val="00E8518B"/>
    <w:rsid w:val="00E85438"/>
    <w:rsid w:val="00E9007C"/>
    <w:rsid w:val="00E92268"/>
    <w:rsid w:val="00E92DC8"/>
    <w:rsid w:val="00E93507"/>
    <w:rsid w:val="00E936B9"/>
    <w:rsid w:val="00E93953"/>
    <w:rsid w:val="00E94528"/>
    <w:rsid w:val="00E94EEB"/>
    <w:rsid w:val="00E95506"/>
    <w:rsid w:val="00E96944"/>
    <w:rsid w:val="00E96B4B"/>
    <w:rsid w:val="00EA0363"/>
    <w:rsid w:val="00EA1315"/>
    <w:rsid w:val="00EA1C70"/>
    <w:rsid w:val="00EA34F4"/>
    <w:rsid w:val="00EA393C"/>
    <w:rsid w:val="00EA41AC"/>
    <w:rsid w:val="00EA459C"/>
    <w:rsid w:val="00EA4B53"/>
    <w:rsid w:val="00EA5774"/>
    <w:rsid w:val="00EA6E32"/>
    <w:rsid w:val="00EA7534"/>
    <w:rsid w:val="00EA7881"/>
    <w:rsid w:val="00EA7C16"/>
    <w:rsid w:val="00EB0333"/>
    <w:rsid w:val="00EB13FC"/>
    <w:rsid w:val="00EB198E"/>
    <w:rsid w:val="00EB20C0"/>
    <w:rsid w:val="00EB45EC"/>
    <w:rsid w:val="00EB47BF"/>
    <w:rsid w:val="00EB4A1D"/>
    <w:rsid w:val="00EB5C76"/>
    <w:rsid w:val="00EB771E"/>
    <w:rsid w:val="00EB7967"/>
    <w:rsid w:val="00EB7F5F"/>
    <w:rsid w:val="00EC0593"/>
    <w:rsid w:val="00EC0650"/>
    <w:rsid w:val="00EC09F7"/>
    <w:rsid w:val="00EC3815"/>
    <w:rsid w:val="00EC4B74"/>
    <w:rsid w:val="00EC51AF"/>
    <w:rsid w:val="00EC562B"/>
    <w:rsid w:val="00EC6FBA"/>
    <w:rsid w:val="00EC7290"/>
    <w:rsid w:val="00EC7446"/>
    <w:rsid w:val="00ED03A6"/>
    <w:rsid w:val="00ED0ADF"/>
    <w:rsid w:val="00ED0BFD"/>
    <w:rsid w:val="00ED124F"/>
    <w:rsid w:val="00ED1A0F"/>
    <w:rsid w:val="00ED24D7"/>
    <w:rsid w:val="00ED278E"/>
    <w:rsid w:val="00ED2B58"/>
    <w:rsid w:val="00ED3813"/>
    <w:rsid w:val="00ED3EB5"/>
    <w:rsid w:val="00ED3FF6"/>
    <w:rsid w:val="00ED4154"/>
    <w:rsid w:val="00ED468D"/>
    <w:rsid w:val="00ED4712"/>
    <w:rsid w:val="00ED4F94"/>
    <w:rsid w:val="00ED699D"/>
    <w:rsid w:val="00ED6B74"/>
    <w:rsid w:val="00ED7262"/>
    <w:rsid w:val="00ED78C6"/>
    <w:rsid w:val="00ED79AB"/>
    <w:rsid w:val="00EE05EC"/>
    <w:rsid w:val="00EE129D"/>
    <w:rsid w:val="00EE3316"/>
    <w:rsid w:val="00EE3CFD"/>
    <w:rsid w:val="00EE4C2A"/>
    <w:rsid w:val="00EE5556"/>
    <w:rsid w:val="00EE5636"/>
    <w:rsid w:val="00EE5AA6"/>
    <w:rsid w:val="00EE690E"/>
    <w:rsid w:val="00EE69E3"/>
    <w:rsid w:val="00EF07DE"/>
    <w:rsid w:val="00EF0C86"/>
    <w:rsid w:val="00EF2E96"/>
    <w:rsid w:val="00EF4D70"/>
    <w:rsid w:val="00EF5025"/>
    <w:rsid w:val="00EF7E19"/>
    <w:rsid w:val="00F00714"/>
    <w:rsid w:val="00F01946"/>
    <w:rsid w:val="00F03AF5"/>
    <w:rsid w:val="00F04F16"/>
    <w:rsid w:val="00F06809"/>
    <w:rsid w:val="00F06EA0"/>
    <w:rsid w:val="00F11D87"/>
    <w:rsid w:val="00F128C9"/>
    <w:rsid w:val="00F134BF"/>
    <w:rsid w:val="00F13670"/>
    <w:rsid w:val="00F13F72"/>
    <w:rsid w:val="00F14666"/>
    <w:rsid w:val="00F147BB"/>
    <w:rsid w:val="00F15C89"/>
    <w:rsid w:val="00F15D6D"/>
    <w:rsid w:val="00F16DE4"/>
    <w:rsid w:val="00F16F49"/>
    <w:rsid w:val="00F17634"/>
    <w:rsid w:val="00F20897"/>
    <w:rsid w:val="00F214A8"/>
    <w:rsid w:val="00F216F5"/>
    <w:rsid w:val="00F225AF"/>
    <w:rsid w:val="00F22CD3"/>
    <w:rsid w:val="00F22FFE"/>
    <w:rsid w:val="00F2351C"/>
    <w:rsid w:val="00F243F5"/>
    <w:rsid w:val="00F244F8"/>
    <w:rsid w:val="00F251AC"/>
    <w:rsid w:val="00F26340"/>
    <w:rsid w:val="00F26AF9"/>
    <w:rsid w:val="00F271C9"/>
    <w:rsid w:val="00F276B9"/>
    <w:rsid w:val="00F313CF"/>
    <w:rsid w:val="00F31783"/>
    <w:rsid w:val="00F31AA2"/>
    <w:rsid w:val="00F322AC"/>
    <w:rsid w:val="00F32328"/>
    <w:rsid w:val="00F3272E"/>
    <w:rsid w:val="00F33253"/>
    <w:rsid w:val="00F33DEC"/>
    <w:rsid w:val="00F35215"/>
    <w:rsid w:val="00F35B9B"/>
    <w:rsid w:val="00F35CBB"/>
    <w:rsid w:val="00F361F8"/>
    <w:rsid w:val="00F366CC"/>
    <w:rsid w:val="00F36CC0"/>
    <w:rsid w:val="00F375EB"/>
    <w:rsid w:val="00F37E1C"/>
    <w:rsid w:val="00F4062E"/>
    <w:rsid w:val="00F40AB2"/>
    <w:rsid w:val="00F40DBD"/>
    <w:rsid w:val="00F40E71"/>
    <w:rsid w:val="00F41090"/>
    <w:rsid w:val="00F4182E"/>
    <w:rsid w:val="00F41862"/>
    <w:rsid w:val="00F42A11"/>
    <w:rsid w:val="00F432C8"/>
    <w:rsid w:val="00F4428E"/>
    <w:rsid w:val="00F5014A"/>
    <w:rsid w:val="00F5046A"/>
    <w:rsid w:val="00F50EF4"/>
    <w:rsid w:val="00F5155B"/>
    <w:rsid w:val="00F524D9"/>
    <w:rsid w:val="00F527C1"/>
    <w:rsid w:val="00F52D80"/>
    <w:rsid w:val="00F534A6"/>
    <w:rsid w:val="00F53BE6"/>
    <w:rsid w:val="00F542EF"/>
    <w:rsid w:val="00F545B0"/>
    <w:rsid w:val="00F54831"/>
    <w:rsid w:val="00F54FFA"/>
    <w:rsid w:val="00F55215"/>
    <w:rsid w:val="00F55BE5"/>
    <w:rsid w:val="00F55D12"/>
    <w:rsid w:val="00F5612C"/>
    <w:rsid w:val="00F566F8"/>
    <w:rsid w:val="00F5729E"/>
    <w:rsid w:val="00F57532"/>
    <w:rsid w:val="00F57F42"/>
    <w:rsid w:val="00F601FD"/>
    <w:rsid w:val="00F61A9D"/>
    <w:rsid w:val="00F61B78"/>
    <w:rsid w:val="00F6229C"/>
    <w:rsid w:val="00F627D1"/>
    <w:rsid w:val="00F62912"/>
    <w:rsid w:val="00F62F8A"/>
    <w:rsid w:val="00F63508"/>
    <w:rsid w:val="00F64A0D"/>
    <w:rsid w:val="00F6698D"/>
    <w:rsid w:val="00F71C18"/>
    <w:rsid w:val="00F7216E"/>
    <w:rsid w:val="00F73E77"/>
    <w:rsid w:val="00F741A0"/>
    <w:rsid w:val="00F744F0"/>
    <w:rsid w:val="00F74F53"/>
    <w:rsid w:val="00F75E42"/>
    <w:rsid w:val="00F77A38"/>
    <w:rsid w:val="00F77FB9"/>
    <w:rsid w:val="00F80C98"/>
    <w:rsid w:val="00F81055"/>
    <w:rsid w:val="00F8129F"/>
    <w:rsid w:val="00F839E7"/>
    <w:rsid w:val="00F84D09"/>
    <w:rsid w:val="00F85FDE"/>
    <w:rsid w:val="00F866E3"/>
    <w:rsid w:val="00F86977"/>
    <w:rsid w:val="00F87312"/>
    <w:rsid w:val="00F879AC"/>
    <w:rsid w:val="00F91A26"/>
    <w:rsid w:val="00F936E8"/>
    <w:rsid w:val="00F94A3D"/>
    <w:rsid w:val="00F94C8A"/>
    <w:rsid w:val="00F966B2"/>
    <w:rsid w:val="00F96DCB"/>
    <w:rsid w:val="00F9794C"/>
    <w:rsid w:val="00F97FAF"/>
    <w:rsid w:val="00FA0287"/>
    <w:rsid w:val="00FA05F7"/>
    <w:rsid w:val="00FA0C18"/>
    <w:rsid w:val="00FA0C73"/>
    <w:rsid w:val="00FA0EA6"/>
    <w:rsid w:val="00FA1BF4"/>
    <w:rsid w:val="00FA1E6E"/>
    <w:rsid w:val="00FA20D4"/>
    <w:rsid w:val="00FA25B6"/>
    <w:rsid w:val="00FA3D40"/>
    <w:rsid w:val="00FA5B5C"/>
    <w:rsid w:val="00FA5EDC"/>
    <w:rsid w:val="00FB0795"/>
    <w:rsid w:val="00FB0F14"/>
    <w:rsid w:val="00FB2BC1"/>
    <w:rsid w:val="00FB3352"/>
    <w:rsid w:val="00FB379C"/>
    <w:rsid w:val="00FB52B0"/>
    <w:rsid w:val="00FB5F8C"/>
    <w:rsid w:val="00FB5FAF"/>
    <w:rsid w:val="00FB733A"/>
    <w:rsid w:val="00FB74F9"/>
    <w:rsid w:val="00FB75F5"/>
    <w:rsid w:val="00FC0E0E"/>
    <w:rsid w:val="00FC1814"/>
    <w:rsid w:val="00FC23B5"/>
    <w:rsid w:val="00FC2853"/>
    <w:rsid w:val="00FC2EF1"/>
    <w:rsid w:val="00FC30CE"/>
    <w:rsid w:val="00FC4436"/>
    <w:rsid w:val="00FC4AB9"/>
    <w:rsid w:val="00FC4E79"/>
    <w:rsid w:val="00FC523A"/>
    <w:rsid w:val="00FC5287"/>
    <w:rsid w:val="00FC5D98"/>
    <w:rsid w:val="00FC5F6E"/>
    <w:rsid w:val="00FD1FB9"/>
    <w:rsid w:val="00FD2649"/>
    <w:rsid w:val="00FD5497"/>
    <w:rsid w:val="00FD5A28"/>
    <w:rsid w:val="00FD5C77"/>
    <w:rsid w:val="00FD62AF"/>
    <w:rsid w:val="00FD64C4"/>
    <w:rsid w:val="00FD6A56"/>
    <w:rsid w:val="00FE0067"/>
    <w:rsid w:val="00FE0310"/>
    <w:rsid w:val="00FE06D7"/>
    <w:rsid w:val="00FE0A33"/>
    <w:rsid w:val="00FE1145"/>
    <w:rsid w:val="00FE15E2"/>
    <w:rsid w:val="00FE1601"/>
    <w:rsid w:val="00FE31E4"/>
    <w:rsid w:val="00FE37C8"/>
    <w:rsid w:val="00FE3863"/>
    <w:rsid w:val="00FE3926"/>
    <w:rsid w:val="00FE4DAB"/>
    <w:rsid w:val="00FE5D86"/>
    <w:rsid w:val="00FE614D"/>
    <w:rsid w:val="00FE644E"/>
    <w:rsid w:val="00FE6B2C"/>
    <w:rsid w:val="00FF0AF7"/>
    <w:rsid w:val="00FF234F"/>
    <w:rsid w:val="00FF26FB"/>
    <w:rsid w:val="00FF456A"/>
    <w:rsid w:val="00FF4DD0"/>
    <w:rsid w:val="00FF4FA9"/>
    <w:rsid w:val="00FF6002"/>
    <w:rsid w:val="00FF6BCD"/>
    <w:rsid w:val="00FF7A21"/>
    <w:rsid w:val="00FF7B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EF61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iPriority="99"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qFormat="1"/>
    <w:lsdException w:name="Body Text 3" w:semiHidden="1" w:unhideWhenUsed="1" w:qFormat="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E10D1"/>
    <w:rPr>
      <w:sz w:val="22"/>
      <w:szCs w:val="24"/>
    </w:rPr>
  </w:style>
  <w:style w:type="paragraph" w:styleId="Heading1">
    <w:name w:val="heading 1"/>
    <w:next w:val="BodyText"/>
    <w:autoRedefine/>
    <w:qFormat/>
    <w:rsid w:val="00877D31"/>
    <w:pPr>
      <w:keepNext/>
      <w:numPr>
        <w:numId w:val="15"/>
      </w:numPr>
      <w:tabs>
        <w:tab w:val="left" w:pos="720"/>
      </w:tabs>
      <w:autoSpaceDE w:val="0"/>
      <w:autoSpaceDN w:val="0"/>
      <w:adjustRightInd w:val="0"/>
      <w:spacing w:before="120" w:after="120"/>
      <w:ind w:left="720" w:hanging="720"/>
      <w:outlineLvl w:val="0"/>
    </w:pPr>
    <w:rPr>
      <w:rFonts w:ascii="Arial" w:hAnsi="Arial" w:cs="Arial"/>
      <w:b/>
      <w:bCs/>
      <w:kern w:val="32"/>
      <w:sz w:val="36"/>
      <w:szCs w:val="32"/>
    </w:rPr>
  </w:style>
  <w:style w:type="paragraph" w:styleId="Heading2">
    <w:name w:val="heading 2"/>
    <w:basedOn w:val="Heading1"/>
    <w:next w:val="BodyText"/>
    <w:link w:val="Heading2Char"/>
    <w:autoRedefine/>
    <w:qFormat/>
    <w:rsid w:val="00FE6B2C"/>
    <w:pPr>
      <w:keepNext w:val="0"/>
      <w:numPr>
        <w:ilvl w:val="1"/>
      </w:numPr>
      <w:tabs>
        <w:tab w:val="clear" w:pos="720"/>
        <w:tab w:val="left" w:pos="900"/>
      </w:tabs>
      <w:autoSpaceDE/>
      <w:autoSpaceDN/>
      <w:adjustRightInd/>
      <w:spacing w:after="60"/>
      <w:ind w:left="907" w:hanging="907"/>
      <w:outlineLvl w:val="1"/>
    </w:pPr>
    <w:rPr>
      <w:iCs/>
      <w:sz w:val="32"/>
      <w:szCs w:val="28"/>
    </w:rPr>
  </w:style>
  <w:style w:type="paragraph" w:styleId="Heading3">
    <w:name w:val="heading 3"/>
    <w:basedOn w:val="Heading2"/>
    <w:next w:val="BodyText"/>
    <w:link w:val="Heading3Char"/>
    <w:autoRedefine/>
    <w:qFormat/>
    <w:rsid w:val="004309E2"/>
    <w:pPr>
      <w:numPr>
        <w:ilvl w:val="2"/>
        <w:numId w:val="16"/>
      </w:numPr>
      <w:tabs>
        <w:tab w:val="clear" w:pos="900"/>
      </w:tabs>
      <w:spacing w:after="120"/>
      <w:ind w:left="540" w:right="-720"/>
      <w:outlineLvl w:val="2"/>
    </w:pPr>
    <w:rPr>
      <w:bCs w:val="0"/>
      <w:iCs w:val="0"/>
      <w:sz w:val="28"/>
      <w:szCs w:val="26"/>
    </w:rPr>
  </w:style>
  <w:style w:type="paragraph" w:styleId="Heading4">
    <w:name w:val="heading 4"/>
    <w:basedOn w:val="Heading3"/>
    <w:next w:val="BodyText"/>
    <w:link w:val="Heading4Char"/>
    <w:autoRedefine/>
    <w:qFormat/>
    <w:rsid w:val="007F6DC8"/>
    <w:pPr>
      <w:numPr>
        <w:ilvl w:val="3"/>
        <w:numId w:val="14"/>
      </w:numPr>
      <w:ind w:left="630"/>
      <w:outlineLvl w:val="3"/>
    </w:pPr>
    <w:rPr>
      <w:sz w:val="24"/>
      <w:szCs w:val="28"/>
    </w:rPr>
  </w:style>
  <w:style w:type="paragraph" w:styleId="Heading5">
    <w:name w:val="heading 5"/>
    <w:basedOn w:val="Heading4"/>
    <w:next w:val="BodyText"/>
    <w:autoRedefine/>
    <w:qFormat/>
    <w:rsid w:val="00ED468D"/>
    <w:pPr>
      <w:numPr>
        <w:ilvl w:val="4"/>
        <w:numId w:val="16"/>
      </w:numPr>
      <w:ind w:left="810"/>
      <w:jc w:val="both"/>
      <w:outlineLvl w:val="4"/>
    </w:pPr>
    <w:rPr>
      <w:bCs/>
      <w:iCs/>
      <w:szCs w:val="26"/>
    </w:rPr>
  </w:style>
  <w:style w:type="paragraph" w:styleId="Heading6">
    <w:name w:val="heading 6"/>
    <w:basedOn w:val="Heading5"/>
    <w:next w:val="BodyText"/>
    <w:qFormat/>
    <w:rsid w:val="00E775AB"/>
    <w:pPr>
      <w:numPr>
        <w:ilvl w:val="5"/>
      </w:numPr>
      <w:ind w:left="1800" w:hanging="1800"/>
      <w:outlineLvl w:val="5"/>
    </w:pPr>
    <w:rPr>
      <w:bCs w:val="0"/>
      <w:sz w:val="22"/>
      <w:szCs w:val="22"/>
    </w:rPr>
  </w:style>
  <w:style w:type="paragraph" w:styleId="Heading7">
    <w:name w:val="heading 7"/>
    <w:basedOn w:val="Heading6"/>
    <w:next w:val="BodyText"/>
    <w:autoRedefine/>
    <w:qFormat/>
    <w:rsid w:val="009E2C94"/>
    <w:pPr>
      <w:numPr>
        <w:ilvl w:val="6"/>
        <w:numId w:val="14"/>
      </w:numPr>
      <w:ind w:left="3240" w:hanging="3240"/>
      <w:outlineLvl w:val="6"/>
    </w:pPr>
    <w:rPr>
      <w:bCs/>
      <w:iCs w:val="0"/>
      <w:sz w:val="24"/>
      <w:szCs w:val="24"/>
    </w:rPr>
  </w:style>
  <w:style w:type="paragraph" w:styleId="Heading8">
    <w:name w:val="heading 8"/>
    <w:basedOn w:val="Heading7"/>
    <w:next w:val="BodyText"/>
    <w:autoRedefine/>
    <w:qFormat/>
    <w:rsid w:val="000C57EB"/>
    <w:pPr>
      <w:numPr>
        <w:ilvl w:val="7"/>
      </w:numPr>
      <w:ind w:hanging="3744"/>
      <w:outlineLvl w:val="7"/>
    </w:pPr>
    <w:rPr>
      <w:iCs/>
    </w:rPr>
  </w:style>
  <w:style w:type="paragraph" w:styleId="Heading9">
    <w:name w:val="heading 9"/>
    <w:basedOn w:val="Heading8"/>
    <w:next w:val="BodyText"/>
    <w:qFormat/>
    <w:rsid w:val="00E775AB"/>
    <w:pPr>
      <w:numPr>
        <w:ilvl w:val="8"/>
      </w:numPr>
      <w:ind w:hanging="4320"/>
      <w:outlineLvl w:val="8"/>
    </w:pPr>
    <w:rPr>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E775AB"/>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E775AB"/>
    <w:pPr>
      <w:pBdr>
        <w:top w:val="single" w:sz="4" w:space="0" w:color="0000FF"/>
        <w:bottom w:val="single" w:sz="4" w:space="0" w:color="0000FF"/>
        <w:right w:val="single" w:sz="4" w:space="0" w:color="000000"/>
      </w:pBdr>
      <w:shd w:val="clear" w:color="auto" w:fill="0000FF"/>
      <w:ind w:left="720"/>
    </w:pPr>
    <w:rPr>
      <w:rFonts w:ascii="Courier New" w:hAnsi="Courier New" w:cs="Courier New"/>
      <w:color w:val="FFFFFF"/>
      <w:sz w:val="18"/>
      <w:szCs w:val="18"/>
      <w:lang w:eastAsia="ar-SA"/>
    </w:rPr>
  </w:style>
  <w:style w:type="character" w:styleId="FollowedHyperlink">
    <w:name w:val="FollowedHyperlink"/>
    <w:uiPriority w:val="99"/>
    <w:semiHidden/>
    <w:rsid w:val="00E775AB"/>
    <w:rPr>
      <w:color w:val="606420"/>
      <w:u w:val="single"/>
    </w:rPr>
  </w:style>
  <w:style w:type="paragraph" w:styleId="Header">
    <w:name w:val="header"/>
    <w:link w:val="HeaderChar"/>
    <w:uiPriority w:val="99"/>
    <w:rsid w:val="00E775AB"/>
    <w:pPr>
      <w:tabs>
        <w:tab w:val="center" w:pos="4680"/>
        <w:tab w:val="right" w:pos="9360"/>
      </w:tabs>
    </w:pPr>
  </w:style>
  <w:style w:type="character" w:styleId="Hyperlink">
    <w:name w:val="Hyperlink"/>
    <w:uiPriority w:val="99"/>
    <w:rsid w:val="00E775AB"/>
    <w:rPr>
      <w:color w:val="0000FF"/>
      <w:u w:val="single"/>
    </w:rPr>
  </w:style>
  <w:style w:type="character" w:styleId="LineNumber">
    <w:name w:val="line number"/>
    <w:basedOn w:val="DefaultParagraphFont"/>
    <w:semiHidden/>
    <w:rsid w:val="00E775AB"/>
  </w:style>
  <w:style w:type="paragraph" w:styleId="Subtitle">
    <w:name w:val="Subtitle"/>
    <w:basedOn w:val="Normal"/>
    <w:qFormat/>
    <w:rsid w:val="00E775AB"/>
    <w:pPr>
      <w:spacing w:after="60"/>
      <w:jc w:val="center"/>
      <w:outlineLvl w:val="1"/>
    </w:pPr>
    <w:rPr>
      <w:rFonts w:ascii="Arial" w:hAnsi="Arial" w:cs="Arial"/>
      <w:sz w:val="24"/>
    </w:rPr>
  </w:style>
  <w:style w:type="paragraph" w:styleId="Title">
    <w:name w:val="Title"/>
    <w:link w:val="TitleChar"/>
    <w:qFormat/>
    <w:rsid w:val="00E775AB"/>
    <w:pPr>
      <w:autoSpaceDE w:val="0"/>
      <w:autoSpaceDN w:val="0"/>
      <w:adjustRightInd w:val="0"/>
      <w:spacing w:after="360"/>
      <w:jc w:val="center"/>
    </w:pPr>
    <w:rPr>
      <w:rFonts w:ascii="Arial" w:hAnsi="Arial" w:cs="Arial"/>
      <w:b/>
      <w:bCs/>
      <w:sz w:val="36"/>
      <w:szCs w:val="32"/>
    </w:rPr>
  </w:style>
  <w:style w:type="paragraph" w:customStyle="1" w:styleId="Title2">
    <w:name w:val="Title 2"/>
    <w:rsid w:val="00E775AB"/>
    <w:pPr>
      <w:spacing w:before="120" w:after="120"/>
      <w:jc w:val="center"/>
    </w:pPr>
    <w:rPr>
      <w:rFonts w:ascii="Arial" w:hAnsi="Arial" w:cs="Arial"/>
      <w:b/>
      <w:bCs/>
      <w:sz w:val="28"/>
      <w:szCs w:val="32"/>
    </w:rPr>
  </w:style>
  <w:style w:type="paragraph" w:customStyle="1" w:styleId="TableHeading">
    <w:name w:val="Table Heading"/>
    <w:aliases w:val="table title"/>
    <w:rsid w:val="00E775AB"/>
    <w:pPr>
      <w:spacing w:before="60" w:after="60"/>
    </w:pPr>
    <w:rPr>
      <w:rFonts w:ascii="Arial" w:hAnsi="Arial" w:cs="Arial"/>
      <w:b/>
      <w:sz w:val="22"/>
      <w:szCs w:val="22"/>
    </w:rPr>
  </w:style>
  <w:style w:type="paragraph" w:customStyle="1" w:styleId="TableText">
    <w:name w:val="Table Text"/>
    <w:link w:val="TableTextChar"/>
    <w:rsid w:val="00E775AB"/>
    <w:pPr>
      <w:spacing w:before="60" w:after="60"/>
    </w:pPr>
    <w:rPr>
      <w:rFonts w:ascii="Arial" w:hAnsi="Arial" w:cs="Arial"/>
      <w:sz w:val="22"/>
    </w:rPr>
  </w:style>
  <w:style w:type="paragraph" w:customStyle="1" w:styleId="DividerPage">
    <w:name w:val="Divider Page"/>
    <w:next w:val="Normal"/>
    <w:rsid w:val="00E775AB"/>
    <w:pPr>
      <w:keepNext/>
      <w:keepLines/>
      <w:pageBreakBefore/>
    </w:pPr>
    <w:rPr>
      <w:rFonts w:ascii="Arial" w:hAnsi="Arial"/>
      <w:b/>
      <w:sz w:val="48"/>
    </w:rPr>
  </w:style>
  <w:style w:type="paragraph" w:customStyle="1" w:styleId="BodyTextBullet1">
    <w:name w:val="Body Text Bullet 1"/>
    <w:link w:val="BodyTextBullet1Char"/>
    <w:rsid w:val="00E775AB"/>
    <w:pPr>
      <w:numPr>
        <w:numId w:val="4"/>
      </w:numPr>
      <w:spacing w:before="60" w:after="60"/>
    </w:pPr>
    <w:rPr>
      <w:sz w:val="24"/>
    </w:rPr>
  </w:style>
  <w:style w:type="paragraph" w:styleId="TOC1">
    <w:name w:val="toc 1"/>
    <w:basedOn w:val="Normal"/>
    <w:next w:val="Normal"/>
    <w:autoRedefine/>
    <w:uiPriority w:val="39"/>
    <w:rsid w:val="001F23A4"/>
    <w:pPr>
      <w:tabs>
        <w:tab w:val="left" w:pos="540"/>
        <w:tab w:val="right" w:leader="dot" w:pos="9350"/>
      </w:tabs>
      <w:spacing w:before="60"/>
      <w:jc w:val="center"/>
    </w:pPr>
    <w:rPr>
      <w:rFonts w:ascii="Arial" w:hAnsi="Arial"/>
      <w:b/>
      <w:sz w:val="28"/>
      <w:szCs w:val="20"/>
    </w:rPr>
  </w:style>
  <w:style w:type="paragraph" w:styleId="TOC2">
    <w:name w:val="toc 2"/>
    <w:basedOn w:val="Normal"/>
    <w:next w:val="Normal"/>
    <w:autoRedefine/>
    <w:uiPriority w:val="39"/>
    <w:rsid w:val="00E775AB"/>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E775AB"/>
    <w:pPr>
      <w:tabs>
        <w:tab w:val="left" w:pos="1440"/>
        <w:tab w:val="right" w:leader="dot" w:pos="9350"/>
      </w:tabs>
      <w:spacing w:before="60"/>
      <w:ind w:left="540"/>
    </w:pPr>
    <w:rPr>
      <w:rFonts w:ascii="Arial" w:hAnsi="Arial"/>
      <w:b/>
      <w:sz w:val="24"/>
    </w:rPr>
  </w:style>
  <w:style w:type="paragraph" w:customStyle="1" w:styleId="BodyTextBullet2">
    <w:name w:val="Body Text Bullet 2"/>
    <w:rsid w:val="00E775AB"/>
    <w:pPr>
      <w:numPr>
        <w:numId w:val="5"/>
      </w:numPr>
      <w:spacing w:before="60" w:after="60"/>
    </w:pPr>
    <w:rPr>
      <w:sz w:val="22"/>
    </w:rPr>
  </w:style>
  <w:style w:type="paragraph" w:customStyle="1" w:styleId="BodyTextNumbered1">
    <w:name w:val="Body Text Numbered 1"/>
    <w:rsid w:val="00E775AB"/>
    <w:pPr>
      <w:numPr>
        <w:numId w:val="13"/>
      </w:numPr>
      <w:spacing w:before="60" w:after="60"/>
    </w:pPr>
    <w:rPr>
      <w:sz w:val="24"/>
    </w:rPr>
  </w:style>
  <w:style w:type="paragraph" w:customStyle="1" w:styleId="BodyTextNumbered2">
    <w:name w:val="Body Text Numbered 2"/>
    <w:rsid w:val="00E775AB"/>
    <w:pPr>
      <w:numPr>
        <w:numId w:val="1"/>
      </w:numPr>
      <w:tabs>
        <w:tab w:val="clear" w:pos="1440"/>
        <w:tab w:val="num" w:pos="1080"/>
      </w:tabs>
      <w:spacing w:before="120" w:after="120"/>
      <w:ind w:left="1080"/>
    </w:pPr>
    <w:rPr>
      <w:sz w:val="22"/>
    </w:rPr>
  </w:style>
  <w:style w:type="paragraph" w:customStyle="1" w:styleId="BodyTextLettered1">
    <w:name w:val="Body Text Lettered 1"/>
    <w:rsid w:val="00E775AB"/>
    <w:pPr>
      <w:numPr>
        <w:numId w:val="2"/>
      </w:numPr>
      <w:tabs>
        <w:tab w:val="clear" w:pos="1080"/>
        <w:tab w:val="num" w:pos="720"/>
      </w:tabs>
      <w:ind w:left="720"/>
    </w:pPr>
    <w:rPr>
      <w:sz w:val="22"/>
    </w:rPr>
  </w:style>
  <w:style w:type="paragraph" w:customStyle="1" w:styleId="BodyTextLettered2">
    <w:name w:val="Body Text Lettered 2"/>
    <w:rsid w:val="00E775AB"/>
    <w:pPr>
      <w:numPr>
        <w:numId w:val="3"/>
      </w:numPr>
      <w:tabs>
        <w:tab w:val="clear" w:pos="1440"/>
        <w:tab w:val="num" w:pos="1080"/>
      </w:tabs>
      <w:spacing w:before="120" w:after="120"/>
      <w:ind w:left="1080"/>
    </w:pPr>
    <w:rPr>
      <w:sz w:val="22"/>
    </w:rPr>
  </w:style>
  <w:style w:type="paragraph" w:styleId="Footer">
    <w:name w:val="footer"/>
    <w:link w:val="FooterChar"/>
    <w:rsid w:val="00E775AB"/>
    <w:pPr>
      <w:tabs>
        <w:tab w:val="center" w:pos="4680"/>
        <w:tab w:val="right" w:pos="9360"/>
      </w:tabs>
    </w:pPr>
    <w:rPr>
      <w:rFonts w:cs="Tahoma"/>
      <w:szCs w:val="16"/>
    </w:rPr>
  </w:style>
  <w:style w:type="character" w:styleId="PageNumber">
    <w:name w:val="page number"/>
    <w:basedOn w:val="DefaultParagraphFont"/>
    <w:rsid w:val="00E775AB"/>
  </w:style>
  <w:style w:type="character" w:customStyle="1" w:styleId="TextItalics">
    <w:name w:val="Text Italics"/>
    <w:rsid w:val="00E775AB"/>
    <w:rPr>
      <w:i/>
    </w:rPr>
  </w:style>
  <w:style w:type="table" w:styleId="TableGrid">
    <w:name w:val="Table Grid"/>
    <w:basedOn w:val="TableNormal"/>
    <w:uiPriority w:val="39"/>
    <w:rsid w:val="00E775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E775AB"/>
    <w:rPr>
      <w:b/>
    </w:rPr>
  </w:style>
  <w:style w:type="character" w:customStyle="1" w:styleId="TextBoldItalics">
    <w:name w:val="Text Bold Italics"/>
    <w:rsid w:val="00E775AB"/>
    <w:rPr>
      <w:b/>
      <w:i/>
    </w:rPr>
  </w:style>
  <w:style w:type="paragraph" w:styleId="TOC4">
    <w:name w:val="toc 4"/>
    <w:basedOn w:val="Normal"/>
    <w:next w:val="Normal"/>
    <w:autoRedefine/>
    <w:uiPriority w:val="39"/>
    <w:rsid w:val="00E775AB"/>
    <w:pPr>
      <w:ind w:left="720"/>
    </w:pPr>
    <w:rPr>
      <w:rFonts w:ascii="Arial" w:hAnsi="Arial"/>
    </w:rPr>
  </w:style>
  <w:style w:type="paragraph" w:customStyle="1" w:styleId="CoverTitleInstructions">
    <w:name w:val="Cover Title Instructions"/>
    <w:basedOn w:val="InstructionalText1"/>
    <w:link w:val="CoverTitleInstructionsChar"/>
    <w:rsid w:val="00E775AB"/>
    <w:pPr>
      <w:jc w:val="center"/>
    </w:pPr>
    <w:rPr>
      <w:szCs w:val="28"/>
    </w:rPr>
  </w:style>
  <w:style w:type="paragraph" w:customStyle="1" w:styleId="InstructionalText1">
    <w:name w:val="Instructional Text 1"/>
    <w:basedOn w:val="Normal"/>
    <w:next w:val="BodyText"/>
    <w:link w:val="InstructionalText1Char"/>
    <w:rsid w:val="00E775AB"/>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E775AB"/>
    <w:rPr>
      <w:i/>
      <w:iCs/>
      <w:color w:val="0000FF"/>
      <w:sz w:val="24"/>
    </w:rPr>
  </w:style>
  <w:style w:type="paragraph" w:customStyle="1" w:styleId="InstructionalNote">
    <w:name w:val="Instructional Note"/>
    <w:basedOn w:val="Normal"/>
    <w:rsid w:val="00E775AB"/>
    <w:pPr>
      <w:numPr>
        <w:numId w:val="6"/>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E775AB"/>
    <w:pPr>
      <w:numPr>
        <w:numId w:val="7"/>
      </w:numPr>
      <w:tabs>
        <w:tab w:val="clear" w:pos="720"/>
        <w:tab w:val="num" w:pos="900"/>
      </w:tabs>
      <w:spacing w:before="60" w:after="60"/>
      <w:ind w:left="907"/>
    </w:pPr>
    <w:rPr>
      <w:i/>
      <w:color w:val="0000FF"/>
      <w:sz w:val="24"/>
      <w:szCs w:val="24"/>
    </w:rPr>
  </w:style>
  <w:style w:type="paragraph" w:customStyle="1" w:styleId="InstructionalBullet2">
    <w:name w:val="Instructional Bullet 2"/>
    <w:basedOn w:val="InstructionalBullet1"/>
    <w:rsid w:val="00E775AB"/>
    <w:pPr>
      <w:tabs>
        <w:tab w:val="clear" w:pos="900"/>
        <w:tab w:val="num" w:pos="1260"/>
      </w:tabs>
      <w:ind w:left="1260"/>
    </w:pPr>
  </w:style>
  <w:style w:type="paragraph" w:customStyle="1" w:styleId="BodyBullet2">
    <w:name w:val="Body Bullet 2"/>
    <w:basedOn w:val="Normal"/>
    <w:link w:val="BodyBullet2Char"/>
    <w:rsid w:val="00E775AB"/>
    <w:pPr>
      <w:numPr>
        <w:numId w:val="8"/>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E775AB"/>
    <w:rPr>
      <w:iCs/>
      <w:sz w:val="22"/>
      <w:szCs w:val="22"/>
    </w:rPr>
  </w:style>
  <w:style w:type="character" w:customStyle="1" w:styleId="InstructionalTextBold">
    <w:name w:val="Instructional Text Bold"/>
    <w:rsid w:val="00E775AB"/>
    <w:rPr>
      <w:b/>
      <w:bCs/>
      <w:color w:val="0000FF"/>
    </w:rPr>
  </w:style>
  <w:style w:type="paragraph" w:customStyle="1" w:styleId="InstructionalText2">
    <w:name w:val="Instructional Text 2"/>
    <w:basedOn w:val="InstructionalText1"/>
    <w:next w:val="BodyText"/>
    <w:link w:val="InstructionalText2Char"/>
    <w:rsid w:val="00E775AB"/>
    <w:pPr>
      <w:ind w:left="720"/>
    </w:pPr>
  </w:style>
  <w:style w:type="character" w:customStyle="1" w:styleId="InstructionalText2Char">
    <w:name w:val="Instructional Text 2 Char"/>
    <w:basedOn w:val="InstructionalText1Char"/>
    <w:link w:val="InstructionalText2"/>
    <w:rsid w:val="00E775AB"/>
    <w:rPr>
      <w:i/>
      <w:iCs/>
      <w:color w:val="0000FF"/>
      <w:sz w:val="24"/>
    </w:rPr>
  </w:style>
  <w:style w:type="paragraph" w:styleId="ListBullet4">
    <w:name w:val="List Bullet 4"/>
    <w:basedOn w:val="Normal"/>
    <w:autoRedefine/>
    <w:semiHidden/>
    <w:rsid w:val="00E775AB"/>
    <w:pPr>
      <w:tabs>
        <w:tab w:val="num" w:pos="1440"/>
      </w:tabs>
      <w:ind w:left="1440" w:hanging="360"/>
    </w:pPr>
  </w:style>
  <w:style w:type="paragraph" w:customStyle="1" w:styleId="InstructionalTable">
    <w:name w:val="Instructional Table"/>
    <w:next w:val="TableText"/>
    <w:rsid w:val="00E775AB"/>
    <w:rPr>
      <w:i/>
      <w:color w:val="0000FF"/>
      <w:sz w:val="22"/>
      <w:szCs w:val="24"/>
    </w:rPr>
  </w:style>
  <w:style w:type="paragraph" w:customStyle="1" w:styleId="Appendix1">
    <w:name w:val="Appendix 1"/>
    <w:next w:val="BodyText"/>
    <w:rsid w:val="00E775AB"/>
    <w:pPr>
      <w:numPr>
        <w:numId w:val="9"/>
      </w:numPr>
      <w:ind w:hanging="720"/>
    </w:pPr>
    <w:rPr>
      <w:rFonts w:ascii="Arial" w:hAnsi="Arial"/>
      <w:b/>
      <w:sz w:val="32"/>
      <w:szCs w:val="24"/>
    </w:rPr>
  </w:style>
  <w:style w:type="paragraph" w:customStyle="1" w:styleId="Appendix2">
    <w:name w:val="Appendix 2"/>
    <w:basedOn w:val="Appendix1"/>
    <w:rsid w:val="00E775AB"/>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E775AB"/>
    <w:pPr>
      <w:spacing w:before="120" w:after="120"/>
    </w:pPr>
    <w:rPr>
      <w:i/>
      <w:color w:val="0000FF"/>
      <w:szCs w:val="20"/>
    </w:rPr>
  </w:style>
  <w:style w:type="character" w:customStyle="1" w:styleId="In-lineInstructionChar">
    <w:name w:val="In-line Instruction Char"/>
    <w:link w:val="In-lineInstruction"/>
    <w:rsid w:val="00E775AB"/>
    <w:rPr>
      <w:i/>
      <w:color w:val="0000FF"/>
      <w:sz w:val="22"/>
    </w:rPr>
  </w:style>
  <w:style w:type="paragraph" w:customStyle="1" w:styleId="TemplateInstructions">
    <w:name w:val="Template Instructions"/>
    <w:basedOn w:val="Normal"/>
    <w:next w:val="Normal"/>
    <w:link w:val="TemplateInstructionsChar"/>
    <w:rsid w:val="00E775AB"/>
    <w:pPr>
      <w:keepNext/>
      <w:keepLines/>
      <w:spacing w:before="40"/>
    </w:pPr>
    <w:rPr>
      <w:i/>
      <w:iCs/>
      <w:color w:val="0000FF"/>
      <w:szCs w:val="22"/>
    </w:rPr>
  </w:style>
  <w:style w:type="character" w:customStyle="1" w:styleId="TemplateInstructionsChar">
    <w:name w:val="Template Instructions Char"/>
    <w:link w:val="TemplateInstructions"/>
    <w:rsid w:val="00E775AB"/>
    <w:rPr>
      <w:i/>
      <w:iCs/>
      <w:color w:val="0000FF"/>
      <w:sz w:val="22"/>
      <w:szCs w:val="22"/>
    </w:rPr>
  </w:style>
  <w:style w:type="paragraph" w:customStyle="1" w:styleId="BulletInstructions">
    <w:name w:val="Bullet Instructions"/>
    <w:basedOn w:val="Normal"/>
    <w:rsid w:val="00E775AB"/>
    <w:pPr>
      <w:numPr>
        <w:numId w:val="10"/>
      </w:numPr>
      <w:tabs>
        <w:tab w:val="num" w:pos="720"/>
      </w:tabs>
      <w:ind w:left="720"/>
    </w:pPr>
    <w:rPr>
      <w:i/>
      <w:color w:val="0000FF"/>
    </w:rPr>
  </w:style>
  <w:style w:type="paragraph" w:styleId="Caption">
    <w:name w:val="caption"/>
    <w:next w:val="BodyText"/>
    <w:link w:val="CaptionChar"/>
    <w:qFormat/>
    <w:rsid w:val="00E775AB"/>
    <w:pPr>
      <w:keepNext/>
      <w:keepLines/>
      <w:spacing w:before="240" w:after="60"/>
      <w:jc w:val="center"/>
    </w:pPr>
    <w:rPr>
      <w:rFonts w:ascii="Arial" w:hAnsi="Arial" w:cs="Arial"/>
      <w:b/>
      <w:bCs/>
      <w:sz w:val="22"/>
    </w:rPr>
  </w:style>
  <w:style w:type="paragraph" w:customStyle="1" w:styleId="templateinstructions0">
    <w:name w:val="templateinstructions"/>
    <w:basedOn w:val="Normal"/>
    <w:rsid w:val="00E775AB"/>
    <w:pPr>
      <w:spacing w:before="100" w:beforeAutospacing="1" w:after="100" w:afterAutospacing="1"/>
    </w:pPr>
    <w:rPr>
      <w:sz w:val="24"/>
    </w:rPr>
  </w:style>
  <w:style w:type="paragraph" w:customStyle="1" w:styleId="CrossReference">
    <w:name w:val="CrossReference"/>
    <w:basedOn w:val="Normal"/>
    <w:rsid w:val="00E775AB"/>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E775AB"/>
    <w:pPr>
      <w:keepLines/>
      <w:numPr>
        <w:numId w:val="12"/>
      </w:numPr>
      <w:tabs>
        <w:tab w:val="clear" w:pos="900"/>
        <w:tab w:val="left" w:pos="720"/>
      </w:tabs>
      <w:spacing w:before="240"/>
    </w:pPr>
  </w:style>
  <w:style w:type="character" w:customStyle="1" w:styleId="BodyItalic">
    <w:name w:val="Body Italic"/>
    <w:rsid w:val="00E775AB"/>
    <w:rPr>
      <w:i/>
    </w:rPr>
  </w:style>
  <w:style w:type="paragraph" w:customStyle="1" w:styleId="TableHeadingCentered">
    <w:name w:val="Table Heading Centered"/>
    <w:basedOn w:val="TableHeading"/>
    <w:rsid w:val="00E775AB"/>
    <w:pPr>
      <w:jc w:val="center"/>
    </w:pPr>
    <w:rPr>
      <w:rFonts w:cs="Times New Roman"/>
      <w:sz w:val="16"/>
      <w:szCs w:val="16"/>
    </w:rPr>
  </w:style>
  <w:style w:type="character" w:customStyle="1" w:styleId="TableTextChar">
    <w:name w:val="Table Text Char"/>
    <w:link w:val="TableText"/>
    <w:rsid w:val="00E775AB"/>
    <w:rPr>
      <w:rFonts w:ascii="Arial" w:hAnsi="Arial" w:cs="Arial"/>
      <w:sz w:val="22"/>
    </w:rPr>
  </w:style>
  <w:style w:type="paragraph" w:styleId="TOC5">
    <w:name w:val="toc 5"/>
    <w:basedOn w:val="Normal"/>
    <w:next w:val="Normal"/>
    <w:autoRedefine/>
    <w:uiPriority w:val="39"/>
    <w:rsid w:val="00E775AB"/>
    <w:pPr>
      <w:ind w:left="880"/>
    </w:pPr>
  </w:style>
  <w:style w:type="paragraph" w:styleId="TOC6">
    <w:name w:val="toc 6"/>
    <w:basedOn w:val="Normal"/>
    <w:next w:val="Normal"/>
    <w:autoRedefine/>
    <w:uiPriority w:val="39"/>
    <w:rsid w:val="00E775AB"/>
    <w:pPr>
      <w:ind w:left="1100"/>
    </w:pPr>
  </w:style>
  <w:style w:type="paragraph" w:styleId="TOC7">
    <w:name w:val="toc 7"/>
    <w:basedOn w:val="Normal"/>
    <w:next w:val="Normal"/>
    <w:autoRedefine/>
    <w:uiPriority w:val="39"/>
    <w:rsid w:val="00E775AB"/>
    <w:pPr>
      <w:ind w:left="1320"/>
    </w:pPr>
  </w:style>
  <w:style w:type="paragraph" w:styleId="TOC8">
    <w:name w:val="toc 8"/>
    <w:basedOn w:val="Normal"/>
    <w:next w:val="Normal"/>
    <w:autoRedefine/>
    <w:uiPriority w:val="39"/>
    <w:rsid w:val="00E775AB"/>
    <w:pPr>
      <w:ind w:left="1540"/>
    </w:pPr>
  </w:style>
  <w:style w:type="paragraph" w:styleId="TOC9">
    <w:name w:val="toc 9"/>
    <w:basedOn w:val="Normal"/>
    <w:next w:val="Normal"/>
    <w:autoRedefine/>
    <w:uiPriority w:val="39"/>
    <w:rsid w:val="00E775AB"/>
    <w:pPr>
      <w:ind w:left="1760"/>
    </w:pPr>
  </w:style>
  <w:style w:type="paragraph" w:styleId="BodyText">
    <w:name w:val="Body Text"/>
    <w:link w:val="BodyTextChar"/>
    <w:qFormat/>
    <w:rsid w:val="00E775AB"/>
    <w:pPr>
      <w:spacing w:before="120" w:after="120"/>
    </w:pPr>
    <w:rPr>
      <w:sz w:val="24"/>
    </w:rPr>
  </w:style>
  <w:style w:type="character" w:customStyle="1" w:styleId="BodyTextChar">
    <w:name w:val="Body Text Char"/>
    <w:link w:val="BodyText"/>
    <w:rsid w:val="00E775AB"/>
    <w:rPr>
      <w:sz w:val="24"/>
    </w:rPr>
  </w:style>
  <w:style w:type="character" w:customStyle="1" w:styleId="FooterChar">
    <w:name w:val="Footer Char"/>
    <w:link w:val="Footer"/>
    <w:rsid w:val="00E775AB"/>
    <w:rPr>
      <w:rFonts w:cs="Tahoma"/>
      <w:szCs w:val="16"/>
    </w:rPr>
  </w:style>
  <w:style w:type="paragraph" w:styleId="BlockText">
    <w:name w:val="Block Text"/>
    <w:basedOn w:val="Normal"/>
    <w:rsid w:val="00E775AB"/>
    <w:pPr>
      <w:spacing w:after="120"/>
      <w:ind w:left="1440" w:right="1440"/>
    </w:pPr>
  </w:style>
  <w:style w:type="paragraph" w:styleId="BalloonText">
    <w:name w:val="Balloon Text"/>
    <w:basedOn w:val="Normal"/>
    <w:link w:val="BalloonTextChar"/>
    <w:rsid w:val="00E775AB"/>
    <w:rPr>
      <w:rFonts w:ascii="Tahoma" w:hAnsi="Tahoma" w:cs="Tahoma"/>
      <w:sz w:val="16"/>
      <w:szCs w:val="16"/>
    </w:rPr>
  </w:style>
  <w:style w:type="character" w:customStyle="1" w:styleId="BalloonTextChar">
    <w:name w:val="Balloon Text Char"/>
    <w:basedOn w:val="DefaultParagraphFont"/>
    <w:link w:val="BalloonText"/>
    <w:rsid w:val="00E775AB"/>
    <w:rPr>
      <w:rFonts w:ascii="Tahoma" w:hAnsi="Tahoma" w:cs="Tahoma"/>
      <w:sz w:val="16"/>
      <w:szCs w:val="16"/>
    </w:rPr>
  </w:style>
  <w:style w:type="paragraph" w:customStyle="1" w:styleId="InstructionalTextMainTitle">
    <w:name w:val="Instructional Text Main Title"/>
    <w:basedOn w:val="InstructionalText1"/>
    <w:next w:val="Title"/>
    <w:qFormat/>
    <w:rsid w:val="00E775AB"/>
    <w:pPr>
      <w:jc w:val="center"/>
    </w:pPr>
    <w:rPr>
      <w:szCs w:val="22"/>
    </w:rPr>
  </w:style>
  <w:style w:type="paragraph" w:customStyle="1" w:styleId="InstructionalTextTitle2">
    <w:name w:val="Instructional Text Title 2"/>
    <w:basedOn w:val="Title2"/>
    <w:next w:val="Title2"/>
    <w:qFormat/>
    <w:rsid w:val="00E775AB"/>
    <w:rPr>
      <w:rFonts w:ascii="Times New Roman" w:hAnsi="Times New Roman" w:cs="Times New Roman"/>
      <w:b w:val="0"/>
      <w:i/>
      <w:color w:val="0000FF"/>
      <w:sz w:val="24"/>
      <w:szCs w:val="22"/>
    </w:rPr>
  </w:style>
  <w:style w:type="numbering" w:customStyle="1" w:styleId="Headings">
    <w:name w:val="Headings"/>
    <w:uiPriority w:val="99"/>
    <w:rsid w:val="00E775AB"/>
    <w:pPr>
      <w:numPr>
        <w:numId w:val="16"/>
      </w:numPr>
    </w:pPr>
  </w:style>
  <w:style w:type="paragraph" w:customStyle="1" w:styleId="InstructionalBullets">
    <w:name w:val="Instructional Bullets"/>
    <w:basedOn w:val="Normal"/>
    <w:qFormat/>
    <w:rsid w:val="00E775AB"/>
    <w:pPr>
      <w:keepLines/>
      <w:numPr>
        <w:numId w:val="11"/>
      </w:numPr>
      <w:autoSpaceDE w:val="0"/>
      <w:autoSpaceDN w:val="0"/>
      <w:adjustRightInd w:val="0"/>
      <w:spacing w:line="240" w:lineRule="atLeast"/>
    </w:pPr>
    <w:rPr>
      <w:rFonts w:ascii="Garamond" w:hAnsi="Garamond"/>
      <w:i/>
      <w:iCs/>
      <w:color w:val="0000FF"/>
      <w:sz w:val="24"/>
      <w:szCs w:val="20"/>
    </w:rPr>
  </w:style>
  <w:style w:type="character" w:styleId="CommentReference">
    <w:name w:val="annotation reference"/>
    <w:basedOn w:val="DefaultParagraphFont"/>
    <w:uiPriority w:val="99"/>
    <w:rsid w:val="00E775AB"/>
    <w:rPr>
      <w:sz w:val="16"/>
      <w:szCs w:val="16"/>
    </w:rPr>
  </w:style>
  <w:style w:type="paragraph" w:styleId="CommentText">
    <w:name w:val="annotation text"/>
    <w:basedOn w:val="Normal"/>
    <w:link w:val="CommentTextChar"/>
    <w:uiPriority w:val="99"/>
    <w:rsid w:val="00E775AB"/>
    <w:rPr>
      <w:sz w:val="20"/>
      <w:szCs w:val="20"/>
    </w:rPr>
  </w:style>
  <w:style w:type="character" w:customStyle="1" w:styleId="CommentTextChar">
    <w:name w:val="Comment Text Char"/>
    <w:basedOn w:val="DefaultParagraphFont"/>
    <w:link w:val="CommentText"/>
    <w:uiPriority w:val="99"/>
    <w:rsid w:val="00E775AB"/>
  </w:style>
  <w:style w:type="paragraph" w:styleId="CommentSubject">
    <w:name w:val="annotation subject"/>
    <w:basedOn w:val="CommentText"/>
    <w:next w:val="CommentText"/>
    <w:link w:val="CommentSubjectChar"/>
    <w:rsid w:val="00E775AB"/>
    <w:rPr>
      <w:b/>
      <w:bCs/>
    </w:rPr>
  </w:style>
  <w:style w:type="character" w:customStyle="1" w:styleId="CommentSubjectChar">
    <w:name w:val="Comment Subject Char"/>
    <w:basedOn w:val="CommentTextChar"/>
    <w:link w:val="CommentSubject"/>
    <w:rsid w:val="00E775AB"/>
    <w:rPr>
      <w:b/>
      <w:bCs/>
    </w:rPr>
  </w:style>
  <w:style w:type="paragraph" w:styleId="Revision">
    <w:name w:val="Revision"/>
    <w:hidden/>
    <w:uiPriority w:val="99"/>
    <w:semiHidden/>
    <w:rsid w:val="00E775AB"/>
    <w:rPr>
      <w:sz w:val="22"/>
      <w:szCs w:val="24"/>
    </w:rPr>
  </w:style>
  <w:style w:type="paragraph" w:styleId="ListParagraph">
    <w:name w:val="List Paragraph"/>
    <w:basedOn w:val="Normal"/>
    <w:link w:val="ListParagraphChar"/>
    <w:uiPriority w:val="34"/>
    <w:qFormat/>
    <w:rsid w:val="00E775AB"/>
    <w:pPr>
      <w:ind w:left="720"/>
      <w:contextualSpacing/>
    </w:pPr>
    <w:rPr>
      <w:sz w:val="24"/>
    </w:rPr>
  </w:style>
  <w:style w:type="character" w:customStyle="1" w:styleId="TitleChar">
    <w:name w:val="Title Char"/>
    <w:basedOn w:val="DefaultParagraphFont"/>
    <w:link w:val="Title"/>
    <w:uiPriority w:val="99"/>
    <w:rsid w:val="00E74548"/>
    <w:rPr>
      <w:rFonts w:ascii="Arial" w:hAnsi="Arial" w:cs="Arial"/>
      <w:b/>
      <w:bCs/>
      <w:sz w:val="36"/>
      <w:szCs w:val="32"/>
    </w:rPr>
  </w:style>
  <w:style w:type="paragraph" w:customStyle="1" w:styleId="Default">
    <w:name w:val="Default"/>
    <w:rsid w:val="00F966B2"/>
    <w:pPr>
      <w:autoSpaceDE w:val="0"/>
      <w:autoSpaceDN w:val="0"/>
      <w:adjustRightInd w:val="0"/>
    </w:pPr>
    <w:rPr>
      <w:color w:val="000000"/>
      <w:sz w:val="24"/>
      <w:szCs w:val="24"/>
    </w:rPr>
  </w:style>
  <w:style w:type="table" w:styleId="LightList-Accent1">
    <w:name w:val="Light List Accent 1"/>
    <w:basedOn w:val="TableNormal"/>
    <w:uiPriority w:val="61"/>
    <w:rsid w:val="00FB74F9"/>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Strong">
    <w:name w:val="Strong"/>
    <w:basedOn w:val="DefaultParagraphFont"/>
    <w:uiPriority w:val="22"/>
    <w:qFormat/>
    <w:rsid w:val="00FB74F9"/>
    <w:rPr>
      <w:b/>
      <w:bCs/>
    </w:rPr>
  </w:style>
  <w:style w:type="character" w:styleId="SubtleReference">
    <w:name w:val="Subtle Reference"/>
    <w:basedOn w:val="DefaultParagraphFont"/>
    <w:uiPriority w:val="31"/>
    <w:qFormat/>
    <w:rsid w:val="00FB74F9"/>
    <w:rPr>
      <w:smallCaps/>
      <w:color w:val="C0504D" w:themeColor="accent2"/>
      <w:u w:val="single"/>
    </w:rPr>
  </w:style>
  <w:style w:type="character" w:customStyle="1" w:styleId="Heading3Char">
    <w:name w:val="Heading 3 Char"/>
    <w:basedOn w:val="DefaultParagraphFont"/>
    <w:link w:val="Heading3"/>
    <w:rsid w:val="004309E2"/>
    <w:rPr>
      <w:rFonts w:ascii="Arial" w:hAnsi="Arial" w:cs="Arial"/>
      <w:b/>
      <w:kern w:val="32"/>
      <w:sz w:val="28"/>
      <w:szCs w:val="26"/>
    </w:rPr>
  </w:style>
  <w:style w:type="character" w:customStyle="1" w:styleId="BodyTextBullet1Char">
    <w:name w:val="Body Text Bullet 1 Char"/>
    <w:link w:val="BodyTextBullet1"/>
    <w:locked/>
    <w:rsid w:val="00FB74F9"/>
    <w:rPr>
      <w:sz w:val="24"/>
    </w:rPr>
  </w:style>
  <w:style w:type="paragraph" w:customStyle="1" w:styleId="Title3">
    <w:name w:val="Title 3"/>
    <w:basedOn w:val="Title2"/>
    <w:autoRedefine/>
    <w:qFormat/>
    <w:rsid w:val="00FB74F9"/>
  </w:style>
  <w:style w:type="paragraph" w:customStyle="1" w:styleId="Title4">
    <w:name w:val="Title 4"/>
    <w:basedOn w:val="Title3"/>
    <w:autoRedefine/>
    <w:qFormat/>
    <w:rsid w:val="0094593F"/>
  </w:style>
  <w:style w:type="paragraph" w:customStyle="1" w:styleId="Title5">
    <w:name w:val="Title 5"/>
    <w:basedOn w:val="Title4"/>
    <w:autoRedefine/>
    <w:qFormat/>
    <w:rsid w:val="00FB74F9"/>
  </w:style>
  <w:style w:type="paragraph" w:styleId="BodyText2">
    <w:name w:val="Body Text 2"/>
    <w:basedOn w:val="Normal"/>
    <w:link w:val="BodyText2Char"/>
    <w:autoRedefine/>
    <w:unhideWhenUsed/>
    <w:qFormat/>
    <w:rsid w:val="00AB7565"/>
    <w:pPr>
      <w:spacing w:before="120" w:after="120"/>
      <w:ind w:left="288"/>
    </w:pPr>
  </w:style>
  <w:style w:type="character" w:customStyle="1" w:styleId="BodyText2Char">
    <w:name w:val="Body Text 2 Char"/>
    <w:basedOn w:val="DefaultParagraphFont"/>
    <w:link w:val="BodyText2"/>
    <w:rsid w:val="00AB7565"/>
    <w:rPr>
      <w:sz w:val="22"/>
      <w:szCs w:val="24"/>
    </w:rPr>
  </w:style>
  <w:style w:type="paragraph" w:styleId="Quote">
    <w:name w:val="Quote"/>
    <w:basedOn w:val="Normal"/>
    <w:next w:val="Normal"/>
    <w:link w:val="QuoteChar"/>
    <w:uiPriority w:val="29"/>
    <w:qFormat/>
    <w:rsid w:val="00FB74F9"/>
    <w:rPr>
      <w:i/>
      <w:iCs/>
      <w:color w:val="000000" w:themeColor="text1"/>
    </w:rPr>
  </w:style>
  <w:style w:type="character" w:customStyle="1" w:styleId="QuoteChar">
    <w:name w:val="Quote Char"/>
    <w:basedOn w:val="DefaultParagraphFont"/>
    <w:link w:val="Quote"/>
    <w:uiPriority w:val="29"/>
    <w:rsid w:val="00FB74F9"/>
    <w:rPr>
      <w:i/>
      <w:iCs/>
      <w:color w:val="000000" w:themeColor="text1"/>
      <w:sz w:val="22"/>
      <w:szCs w:val="24"/>
    </w:rPr>
  </w:style>
  <w:style w:type="character" w:customStyle="1" w:styleId="Heading4Char">
    <w:name w:val="Heading 4 Char"/>
    <w:basedOn w:val="DefaultParagraphFont"/>
    <w:link w:val="Heading4"/>
    <w:rsid w:val="007F6DC8"/>
    <w:rPr>
      <w:rFonts w:ascii="Arial" w:hAnsi="Arial" w:cs="Arial"/>
      <w:b/>
      <w:kern w:val="32"/>
      <w:sz w:val="24"/>
      <w:szCs w:val="28"/>
    </w:rPr>
  </w:style>
  <w:style w:type="character" w:customStyle="1" w:styleId="Heading2Char">
    <w:name w:val="Heading 2 Char"/>
    <w:link w:val="Heading2"/>
    <w:rsid w:val="00FE6B2C"/>
    <w:rPr>
      <w:rFonts w:ascii="Arial" w:hAnsi="Arial" w:cs="Arial"/>
      <w:b/>
      <w:bCs/>
      <w:iCs/>
      <w:kern w:val="32"/>
      <w:sz w:val="32"/>
      <w:szCs w:val="28"/>
    </w:rPr>
  </w:style>
  <w:style w:type="paragraph" w:customStyle="1" w:styleId="list-bullet">
    <w:name w:val="list-bullet"/>
    <w:rsid w:val="00BF01BD"/>
    <w:pPr>
      <w:suppressAutoHyphens/>
      <w:spacing w:before="60" w:after="60" w:line="260" w:lineRule="exact"/>
      <w:ind w:left="2160" w:hanging="432"/>
    </w:pPr>
    <w:rPr>
      <w:rFonts w:ascii="Arial" w:hAnsi="Arial"/>
      <w:sz w:val="21"/>
    </w:rPr>
  </w:style>
  <w:style w:type="character" w:styleId="Emphasis">
    <w:name w:val="Emphasis"/>
    <w:basedOn w:val="DefaultParagraphFont"/>
    <w:uiPriority w:val="20"/>
    <w:qFormat/>
    <w:rsid w:val="0095397C"/>
    <w:rPr>
      <w:i/>
      <w:iCs/>
    </w:rPr>
  </w:style>
  <w:style w:type="paragraph" w:styleId="TableofFigures">
    <w:name w:val="table of figures"/>
    <w:basedOn w:val="Normal"/>
    <w:next w:val="Normal"/>
    <w:uiPriority w:val="99"/>
    <w:unhideWhenUsed/>
    <w:rsid w:val="00045CB8"/>
  </w:style>
  <w:style w:type="paragraph" w:styleId="BodyText3">
    <w:name w:val="Body Text 3"/>
    <w:basedOn w:val="Normal"/>
    <w:link w:val="BodyText3Char"/>
    <w:autoRedefine/>
    <w:unhideWhenUsed/>
    <w:qFormat/>
    <w:rsid w:val="007E10D1"/>
    <w:pPr>
      <w:spacing w:after="120"/>
      <w:ind w:left="432"/>
    </w:pPr>
    <w:rPr>
      <w:sz w:val="24"/>
      <w:szCs w:val="16"/>
    </w:rPr>
  </w:style>
  <w:style w:type="character" w:customStyle="1" w:styleId="BodyText3Char">
    <w:name w:val="Body Text 3 Char"/>
    <w:basedOn w:val="DefaultParagraphFont"/>
    <w:link w:val="BodyText3"/>
    <w:rsid w:val="007E10D1"/>
    <w:rPr>
      <w:sz w:val="24"/>
      <w:szCs w:val="16"/>
    </w:rPr>
  </w:style>
  <w:style w:type="paragraph" w:customStyle="1" w:styleId="BodyText4">
    <w:name w:val="Body Text 4"/>
    <w:basedOn w:val="BodyText3"/>
    <w:autoRedefine/>
    <w:qFormat/>
    <w:rsid w:val="007E10D1"/>
    <w:pPr>
      <w:ind w:left="576"/>
    </w:pPr>
  </w:style>
  <w:style w:type="paragraph" w:customStyle="1" w:styleId="BodyText5">
    <w:name w:val="Body Text 5"/>
    <w:basedOn w:val="BodyText4"/>
    <w:autoRedefine/>
    <w:qFormat/>
    <w:rsid w:val="0059028C"/>
    <w:pPr>
      <w:ind w:left="720"/>
    </w:pPr>
  </w:style>
  <w:style w:type="paragraph" w:customStyle="1" w:styleId="Note">
    <w:name w:val="Note"/>
    <w:basedOn w:val="Normal"/>
    <w:next w:val="BodyText"/>
    <w:uiPriority w:val="99"/>
    <w:rsid w:val="00505DC9"/>
    <w:pPr>
      <w:numPr>
        <w:numId w:val="17"/>
      </w:numPr>
      <w:pBdr>
        <w:top w:val="single" w:sz="4" w:space="2" w:color="auto"/>
        <w:bottom w:val="single" w:sz="4" w:space="2" w:color="auto"/>
      </w:pBdr>
      <w:shd w:val="clear" w:color="auto" w:fill="E0E0E0"/>
      <w:tabs>
        <w:tab w:val="clear" w:pos="720"/>
      </w:tabs>
      <w:spacing w:before="240" w:after="240" w:line="300" w:lineRule="auto"/>
    </w:pPr>
    <w:rPr>
      <w:rFonts w:ascii="Arial" w:eastAsia="MS Mincho" w:hAnsi="Arial"/>
      <w:sz w:val="20"/>
      <w:szCs w:val="20"/>
      <w:lang w:eastAsia="en-GB"/>
    </w:rPr>
  </w:style>
  <w:style w:type="character" w:customStyle="1" w:styleId="CoverTitleInstructionsChar">
    <w:name w:val="Cover Title Instructions Char"/>
    <w:basedOn w:val="DefaultParagraphFont"/>
    <w:link w:val="CoverTitleInstructions"/>
    <w:locked/>
    <w:rsid w:val="006F247C"/>
    <w:rPr>
      <w:i/>
      <w:iCs/>
      <w:color w:val="0000FF"/>
      <w:sz w:val="24"/>
      <w:szCs w:val="28"/>
    </w:rPr>
  </w:style>
  <w:style w:type="character" w:styleId="UnresolvedMention">
    <w:name w:val="Unresolved Mention"/>
    <w:basedOn w:val="DefaultParagraphFont"/>
    <w:uiPriority w:val="99"/>
    <w:semiHidden/>
    <w:unhideWhenUsed/>
    <w:rsid w:val="007F3561"/>
    <w:rPr>
      <w:color w:val="808080"/>
      <w:shd w:val="clear" w:color="auto" w:fill="E6E6E6"/>
    </w:rPr>
  </w:style>
  <w:style w:type="character" w:customStyle="1" w:styleId="ListParagraphChar">
    <w:name w:val="List Paragraph Char"/>
    <w:link w:val="ListParagraph"/>
    <w:uiPriority w:val="34"/>
    <w:locked/>
    <w:rsid w:val="00E41239"/>
    <w:rPr>
      <w:sz w:val="24"/>
      <w:szCs w:val="24"/>
    </w:rPr>
  </w:style>
  <w:style w:type="character" w:customStyle="1" w:styleId="HeaderChar">
    <w:name w:val="Header Char"/>
    <w:basedOn w:val="DefaultParagraphFont"/>
    <w:link w:val="Header"/>
    <w:uiPriority w:val="99"/>
    <w:rsid w:val="00CD6FBC"/>
  </w:style>
  <w:style w:type="paragraph" w:styleId="ListBullet5">
    <w:name w:val="List Bullet 5"/>
    <w:basedOn w:val="Normal"/>
    <w:autoRedefine/>
    <w:uiPriority w:val="99"/>
    <w:rsid w:val="00FE6B2C"/>
    <w:pPr>
      <w:numPr>
        <w:numId w:val="18"/>
      </w:numPr>
      <w:suppressAutoHyphens/>
    </w:pPr>
    <w:rPr>
      <w:rFonts w:ascii="Arial" w:hAnsi="Arial"/>
      <w:b/>
      <w:kern w:val="32"/>
      <w:sz w:val="12"/>
      <w:szCs w:val="20"/>
    </w:rPr>
  </w:style>
  <w:style w:type="paragraph" w:customStyle="1" w:styleId="Appendix">
    <w:name w:val="Appendix"/>
    <w:next w:val="Normal"/>
    <w:uiPriority w:val="99"/>
    <w:semiHidden/>
    <w:rsid w:val="000C696A"/>
    <w:pPr>
      <w:keepNext/>
      <w:pageBreakBefore/>
      <w:numPr>
        <w:numId w:val="19"/>
      </w:numPr>
      <w:tabs>
        <w:tab w:val="left" w:pos="1134"/>
      </w:tabs>
      <w:spacing w:before="60" w:after="240" w:line="300" w:lineRule="auto"/>
      <w:ind w:left="1134" w:hanging="1134"/>
    </w:pPr>
    <w:rPr>
      <w:rFonts w:ascii="Helvetica" w:eastAsia="MS Mincho" w:hAnsi="Helvetica" w:cs="Arial"/>
      <w:b/>
      <w:bCs/>
      <w:color w:val="98968A"/>
      <w:kern w:val="32"/>
      <w:sz w:val="48"/>
      <w:szCs w:val="48"/>
      <w:lang w:val="en-GB" w:eastAsia="en-GB"/>
    </w:rPr>
  </w:style>
  <w:style w:type="paragraph" w:styleId="NormalWeb">
    <w:name w:val="Normal (Web)"/>
    <w:basedOn w:val="Normal"/>
    <w:uiPriority w:val="99"/>
    <w:unhideWhenUsed/>
    <w:rsid w:val="00FE5D86"/>
    <w:pPr>
      <w:spacing w:before="100" w:beforeAutospacing="1" w:after="100" w:afterAutospacing="1"/>
    </w:pPr>
    <w:rPr>
      <w:sz w:val="24"/>
    </w:rPr>
  </w:style>
  <w:style w:type="character" w:customStyle="1" w:styleId="CaptionChar">
    <w:name w:val="Caption Char"/>
    <w:link w:val="Caption"/>
    <w:rsid w:val="00E04021"/>
    <w:rPr>
      <w:rFonts w:ascii="Arial" w:hAnsi="Arial" w:cs="Arial"/>
      <w:b/>
      <w:bCs/>
      <w:sz w:val="22"/>
    </w:rPr>
  </w:style>
  <w:style w:type="paragraph" w:styleId="HTMLPreformatted">
    <w:name w:val="HTML Preformatted"/>
    <w:basedOn w:val="Normal"/>
    <w:link w:val="HTMLPreformattedChar"/>
    <w:uiPriority w:val="99"/>
    <w:semiHidden/>
    <w:unhideWhenUsed/>
    <w:rsid w:val="00ED38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D3813"/>
    <w:rPr>
      <w:rFonts w:ascii="Courier New" w:hAnsi="Courier New" w:cs="Courier New"/>
    </w:rPr>
  </w:style>
  <w:style w:type="character" w:styleId="HTMLCode">
    <w:name w:val="HTML Code"/>
    <w:basedOn w:val="DefaultParagraphFont"/>
    <w:uiPriority w:val="99"/>
    <w:semiHidden/>
    <w:unhideWhenUsed/>
    <w:rsid w:val="007141F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24795">
      <w:bodyDiv w:val="1"/>
      <w:marLeft w:val="0"/>
      <w:marRight w:val="0"/>
      <w:marTop w:val="0"/>
      <w:marBottom w:val="0"/>
      <w:divBdr>
        <w:top w:val="none" w:sz="0" w:space="0" w:color="auto"/>
        <w:left w:val="none" w:sz="0" w:space="0" w:color="auto"/>
        <w:bottom w:val="none" w:sz="0" w:space="0" w:color="auto"/>
        <w:right w:val="none" w:sz="0" w:space="0" w:color="auto"/>
      </w:divBdr>
      <w:divsChild>
        <w:div w:id="1760710304">
          <w:marLeft w:val="0"/>
          <w:marRight w:val="0"/>
          <w:marTop w:val="0"/>
          <w:marBottom w:val="0"/>
          <w:divBdr>
            <w:top w:val="none" w:sz="0" w:space="0" w:color="auto"/>
            <w:left w:val="none" w:sz="0" w:space="0" w:color="auto"/>
            <w:bottom w:val="none" w:sz="0" w:space="0" w:color="auto"/>
            <w:right w:val="none" w:sz="0" w:space="0" w:color="auto"/>
          </w:divBdr>
          <w:divsChild>
            <w:div w:id="275983996">
              <w:marLeft w:val="0"/>
              <w:marRight w:val="0"/>
              <w:marTop w:val="0"/>
              <w:marBottom w:val="0"/>
              <w:divBdr>
                <w:top w:val="none" w:sz="0" w:space="0" w:color="auto"/>
                <w:left w:val="none" w:sz="0" w:space="0" w:color="auto"/>
                <w:bottom w:val="none" w:sz="0" w:space="0" w:color="auto"/>
                <w:right w:val="none" w:sz="0" w:space="0" w:color="auto"/>
              </w:divBdr>
              <w:divsChild>
                <w:div w:id="140928945">
                  <w:marLeft w:val="0"/>
                  <w:marRight w:val="0"/>
                  <w:marTop w:val="0"/>
                  <w:marBottom w:val="0"/>
                  <w:divBdr>
                    <w:top w:val="none" w:sz="0" w:space="0" w:color="auto"/>
                    <w:left w:val="none" w:sz="0" w:space="0" w:color="auto"/>
                    <w:bottom w:val="none" w:sz="0" w:space="0" w:color="auto"/>
                    <w:right w:val="none" w:sz="0" w:space="0" w:color="auto"/>
                  </w:divBdr>
                  <w:divsChild>
                    <w:div w:id="964850299">
                      <w:marLeft w:val="0"/>
                      <w:marRight w:val="0"/>
                      <w:marTop w:val="0"/>
                      <w:marBottom w:val="0"/>
                      <w:divBdr>
                        <w:top w:val="none" w:sz="0" w:space="0" w:color="auto"/>
                        <w:left w:val="none" w:sz="0" w:space="0" w:color="auto"/>
                        <w:bottom w:val="none" w:sz="0" w:space="0" w:color="auto"/>
                        <w:right w:val="none" w:sz="0" w:space="0" w:color="auto"/>
                      </w:divBdr>
                      <w:divsChild>
                        <w:div w:id="1479226436">
                          <w:marLeft w:val="0"/>
                          <w:marRight w:val="0"/>
                          <w:marTop w:val="0"/>
                          <w:marBottom w:val="0"/>
                          <w:divBdr>
                            <w:top w:val="none" w:sz="0" w:space="0" w:color="auto"/>
                            <w:left w:val="none" w:sz="0" w:space="0" w:color="auto"/>
                            <w:bottom w:val="none" w:sz="0" w:space="0" w:color="auto"/>
                            <w:right w:val="none" w:sz="0" w:space="0" w:color="auto"/>
                          </w:divBdr>
                          <w:divsChild>
                            <w:div w:id="322900985">
                              <w:marLeft w:val="0"/>
                              <w:marRight w:val="0"/>
                              <w:marTop w:val="0"/>
                              <w:marBottom w:val="0"/>
                              <w:divBdr>
                                <w:top w:val="none" w:sz="0" w:space="0" w:color="auto"/>
                                <w:left w:val="none" w:sz="0" w:space="0" w:color="auto"/>
                                <w:bottom w:val="none" w:sz="0" w:space="0" w:color="auto"/>
                                <w:right w:val="none" w:sz="0" w:space="0" w:color="auto"/>
                              </w:divBdr>
                              <w:divsChild>
                                <w:div w:id="387727915">
                                  <w:marLeft w:val="0"/>
                                  <w:marRight w:val="0"/>
                                  <w:marTop w:val="0"/>
                                  <w:marBottom w:val="0"/>
                                  <w:divBdr>
                                    <w:top w:val="none" w:sz="0" w:space="0" w:color="auto"/>
                                    <w:left w:val="none" w:sz="0" w:space="0" w:color="auto"/>
                                    <w:bottom w:val="none" w:sz="0" w:space="0" w:color="auto"/>
                                    <w:right w:val="none" w:sz="0" w:space="0" w:color="auto"/>
                                  </w:divBdr>
                                  <w:divsChild>
                                    <w:div w:id="1817645395">
                                      <w:marLeft w:val="0"/>
                                      <w:marRight w:val="0"/>
                                      <w:marTop w:val="0"/>
                                      <w:marBottom w:val="0"/>
                                      <w:divBdr>
                                        <w:top w:val="none" w:sz="0" w:space="0" w:color="auto"/>
                                        <w:left w:val="none" w:sz="0" w:space="0" w:color="auto"/>
                                        <w:bottom w:val="none" w:sz="0" w:space="0" w:color="auto"/>
                                        <w:right w:val="none" w:sz="0" w:space="0" w:color="auto"/>
                                      </w:divBdr>
                                      <w:divsChild>
                                        <w:div w:id="395519815">
                                          <w:marLeft w:val="0"/>
                                          <w:marRight w:val="4200"/>
                                          <w:marTop w:val="300"/>
                                          <w:marBottom w:val="0"/>
                                          <w:divBdr>
                                            <w:top w:val="none" w:sz="0" w:space="0" w:color="auto"/>
                                            <w:left w:val="none" w:sz="0" w:space="0" w:color="auto"/>
                                            <w:bottom w:val="none" w:sz="0" w:space="0" w:color="auto"/>
                                            <w:right w:val="none" w:sz="0" w:space="0" w:color="auto"/>
                                          </w:divBdr>
                                          <w:divsChild>
                                            <w:div w:id="1499030038">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8693242">
          <w:marLeft w:val="0"/>
          <w:marRight w:val="0"/>
          <w:marTop w:val="0"/>
          <w:marBottom w:val="0"/>
          <w:divBdr>
            <w:top w:val="none" w:sz="0" w:space="0" w:color="auto"/>
            <w:left w:val="none" w:sz="0" w:space="0" w:color="auto"/>
            <w:bottom w:val="none" w:sz="0" w:space="0" w:color="auto"/>
            <w:right w:val="none" w:sz="0" w:space="0" w:color="auto"/>
          </w:divBdr>
          <w:divsChild>
            <w:div w:id="126557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1675">
      <w:bodyDiv w:val="1"/>
      <w:marLeft w:val="0"/>
      <w:marRight w:val="0"/>
      <w:marTop w:val="0"/>
      <w:marBottom w:val="0"/>
      <w:divBdr>
        <w:top w:val="none" w:sz="0" w:space="0" w:color="auto"/>
        <w:left w:val="none" w:sz="0" w:space="0" w:color="auto"/>
        <w:bottom w:val="none" w:sz="0" w:space="0" w:color="auto"/>
        <w:right w:val="none" w:sz="0" w:space="0" w:color="auto"/>
      </w:divBdr>
    </w:div>
    <w:div w:id="20281390">
      <w:bodyDiv w:val="1"/>
      <w:marLeft w:val="0"/>
      <w:marRight w:val="0"/>
      <w:marTop w:val="0"/>
      <w:marBottom w:val="0"/>
      <w:divBdr>
        <w:top w:val="none" w:sz="0" w:space="0" w:color="auto"/>
        <w:left w:val="none" w:sz="0" w:space="0" w:color="auto"/>
        <w:bottom w:val="none" w:sz="0" w:space="0" w:color="auto"/>
        <w:right w:val="none" w:sz="0" w:space="0" w:color="auto"/>
      </w:divBdr>
    </w:div>
    <w:div w:id="40059496">
      <w:bodyDiv w:val="1"/>
      <w:marLeft w:val="0"/>
      <w:marRight w:val="0"/>
      <w:marTop w:val="0"/>
      <w:marBottom w:val="0"/>
      <w:divBdr>
        <w:top w:val="none" w:sz="0" w:space="0" w:color="auto"/>
        <w:left w:val="none" w:sz="0" w:space="0" w:color="auto"/>
        <w:bottom w:val="none" w:sz="0" w:space="0" w:color="auto"/>
        <w:right w:val="none" w:sz="0" w:space="0" w:color="auto"/>
      </w:divBdr>
    </w:div>
    <w:div w:id="48379766">
      <w:bodyDiv w:val="1"/>
      <w:marLeft w:val="0"/>
      <w:marRight w:val="0"/>
      <w:marTop w:val="0"/>
      <w:marBottom w:val="0"/>
      <w:divBdr>
        <w:top w:val="none" w:sz="0" w:space="0" w:color="auto"/>
        <w:left w:val="none" w:sz="0" w:space="0" w:color="auto"/>
        <w:bottom w:val="none" w:sz="0" w:space="0" w:color="auto"/>
        <w:right w:val="none" w:sz="0" w:space="0" w:color="auto"/>
      </w:divBdr>
    </w:div>
    <w:div w:id="56511523">
      <w:bodyDiv w:val="1"/>
      <w:marLeft w:val="0"/>
      <w:marRight w:val="0"/>
      <w:marTop w:val="0"/>
      <w:marBottom w:val="0"/>
      <w:divBdr>
        <w:top w:val="none" w:sz="0" w:space="0" w:color="auto"/>
        <w:left w:val="none" w:sz="0" w:space="0" w:color="auto"/>
        <w:bottom w:val="none" w:sz="0" w:space="0" w:color="auto"/>
        <w:right w:val="none" w:sz="0" w:space="0" w:color="auto"/>
      </w:divBdr>
    </w:div>
    <w:div w:id="70198245">
      <w:bodyDiv w:val="1"/>
      <w:marLeft w:val="0"/>
      <w:marRight w:val="0"/>
      <w:marTop w:val="0"/>
      <w:marBottom w:val="0"/>
      <w:divBdr>
        <w:top w:val="none" w:sz="0" w:space="0" w:color="auto"/>
        <w:left w:val="none" w:sz="0" w:space="0" w:color="auto"/>
        <w:bottom w:val="none" w:sz="0" w:space="0" w:color="auto"/>
        <w:right w:val="none" w:sz="0" w:space="0" w:color="auto"/>
      </w:divBdr>
    </w:div>
    <w:div w:id="72818281">
      <w:bodyDiv w:val="1"/>
      <w:marLeft w:val="0"/>
      <w:marRight w:val="0"/>
      <w:marTop w:val="0"/>
      <w:marBottom w:val="0"/>
      <w:divBdr>
        <w:top w:val="none" w:sz="0" w:space="0" w:color="auto"/>
        <w:left w:val="none" w:sz="0" w:space="0" w:color="auto"/>
        <w:bottom w:val="none" w:sz="0" w:space="0" w:color="auto"/>
        <w:right w:val="none" w:sz="0" w:space="0" w:color="auto"/>
      </w:divBdr>
      <w:divsChild>
        <w:div w:id="1773696921">
          <w:marLeft w:val="0"/>
          <w:marRight w:val="0"/>
          <w:marTop w:val="0"/>
          <w:marBottom w:val="0"/>
          <w:divBdr>
            <w:top w:val="none" w:sz="0" w:space="0" w:color="auto"/>
            <w:left w:val="none" w:sz="0" w:space="0" w:color="auto"/>
            <w:bottom w:val="none" w:sz="0" w:space="0" w:color="auto"/>
            <w:right w:val="none" w:sz="0" w:space="0" w:color="auto"/>
          </w:divBdr>
        </w:div>
        <w:div w:id="1482506324">
          <w:marLeft w:val="0"/>
          <w:marRight w:val="0"/>
          <w:marTop w:val="0"/>
          <w:marBottom w:val="0"/>
          <w:divBdr>
            <w:top w:val="none" w:sz="0" w:space="0" w:color="auto"/>
            <w:left w:val="none" w:sz="0" w:space="0" w:color="auto"/>
            <w:bottom w:val="none" w:sz="0" w:space="0" w:color="auto"/>
            <w:right w:val="none" w:sz="0" w:space="0" w:color="auto"/>
          </w:divBdr>
        </w:div>
      </w:divsChild>
    </w:div>
    <w:div w:id="93981308">
      <w:bodyDiv w:val="1"/>
      <w:marLeft w:val="0"/>
      <w:marRight w:val="0"/>
      <w:marTop w:val="0"/>
      <w:marBottom w:val="0"/>
      <w:divBdr>
        <w:top w:val="none" w:sz="0" w:space="0" w:color="auto"/>
        <w:left w:val="none" w:sz="0" w:space="0" w:color="auto"/>
        <w:bottom w:val="none" w:sz="0" w:space="0" w:color="auto"/>
        <w:right w:val="none" w:sz="0" w:space="0" w:color="auto"/>
      </w:divBdr>
    </w:div>
    <w:div w:id="105077440">
      <w:bodyDiv w:val="1"/>
      <w:marLeft w:val="0"/>
      <w:marRight w:val="0"/>
      <w:marTop w:val="0"/>
      <w:marBottom w:val="0"/>
      <w:divBdr>
        <w:top w:val="none" w:sz="0" w:space="0" w:color="auto"/>
        <w:left w:val="none" w:sz="0" w:space="0" w:color="auto"/>
        <w:bottom w:val="none" w:sz="0" w:space="0" w:color="auto"/>
        <w:right w:val="none" w:sz="0" w:space="0" w:color="auto"/>
      </w:divBdr>
    </w:div>
    <w:div w:id="116681949">
      <w:bodyDiv w:val="1"/>
      <w:marLeft w:val="0"/>
      <w:marRight w:val="0"/>
      <w:marTop w:val="0"/>
      <w:marBottom w:val="0"/>
      <w:divBdr>
        <w:top w:val="none" w:sz="0" w:space="0" w:color="auto"/>
        <w:left w:val="none" w:sz="0" w:space="0" w:color="auto"/>
        <w:bottom w:val="none" w:sz="0" w:space="0" w:color="auto"/>
        <w:right w:val="none" w:sz="0" w:space="0" w:color="auto"/>
      </w:divBdr>
    </w:div>
    <w:div w:id="125203225">
      <w:bodyDiv w:val="1"/>
      <w:marLeft w:val="0"/>
      <w:marRight w:val="0"/>
      <w:marTop w:val="0"/>
      <w:marBottom w:val="0"/>
      <w:divBdr>
        <w:top w:val="none" w:sz="0" w:space="0" w:color="auto"/>
        <w:left w:val="none" w:sz="0" w:space="0" w:color="auto"/>
        <w:bottom w:val="none" w:sz="0" w:space="0" w:color="auto"/>
        <w:right w:val="none" w:sz="0" w:space="0" w:color="auto"/>
      </w:divBdr>
    </w:div>
    <w:div w:id="130289234">
      <w:bodyDiv w:val="1"/>
      <w:marLeft w:val="0"/>
      <w:marRight w:val="0"/>
      <w:marTop w:val="0"/>
      <w:marBottom w:val="0"/>
      <w:divBdr>
        <w:top w:val="none" w:sz="0" w:space="0" w:color="auto"/>
        <w:left w:val="none" w:sz="0" w:space="0" w:color="auto"/>
        <w:bottom w:val="none" w:sz="0" w:space="0" w:color="auto"/>
        <w:right w:val="none" w:sz="0" w:space="0" w:color="auto"/>
      </w:divBdr>
    </w:div>
    <w:div w:id="133566440">
      <w:bodyDiv w:val="1"/>
      <w:marLeft w:val="0"/>
      <w:marRight w:val="0"/>
      <w:marTop w:val="0"/>
      <w:marBottom w:val="0"/>
      <w:divBdr>
        <w:top w:val="none" w:sz="0" w:space="0" w:color="auto"/>
        <w:left w:val="none" w:sz="0" w:space="0" w:color="auto"/>
        <w:bottom w:val="none" w:sz="0" w:space="0" w:color="auto"/>
        <w:right w:val="none" w:sz="0" w:space="0" w:color="auto"/>
      </w:divBdr>
    </w:div>
    <w:div w:id="144900160">
      <w:bodyDiv w:val="1"/>
      <w:marLeft w:val="0"/>
      <w:marRight w:val="0"/>
      <w:marTop w:val="0"/>
      <w:marBottom w:val="0"/>
      <w:divBdr>
        <w:top w:val="none" w:sz="0" w:space="0" w:color="auto"/>
        <w:left w:val="none" w:sz="0" w:space="0" w:color="auto"/>
        <w:bottom w:val="none" w:sz="0" w:space="0" w:color="auto"/>
        <w:right w:val="none" w:sz="0" w:space="0" w:color="auto"/>
      </w:divBdr>
    </w:div>
    <w:div w:id="147795602">
      <w:bodyDiv w:val="1"/>
      <w:marLeft w:val="0"/>
      <w:marRight w:val="0"/>
      <w:marTop w:val="0"/>
      <w:marBottom w:val="0"/>
      <w:divBdr>
        <w:top w:val="none" w:sz="0" w:space="0" w:color="auto"/>
        <w:left w:val="none" w:sz="0" w:space="0" w:color="auto"/>
        <w:bottom w:val="none" w:sz="0" w:space="0" w:color="auto"/>
        <w:right w:val="none" w:sz="0" w:space="0" w:color="auto"/>
      </w:divBdr>
    </w:div>
    <w:div w:id="154422279">
      <w:bodyDiv w:val="1"/>
      <w:marLeft w:val="0"/>
      <w:marRight w:val="0"/>
      <w:marTop w:val="0"/>
      <w:marBottom w:val="0"/>
      <w:divBdr>
        <w:top w:val="none" w:sz="0" w:space="0" w:color="auto"/>
        <w:left w:val="none" w:sz="0" w:space="0" w:color="auto"/>
        <w:bottom w:val="none" w:sz="0" w:space="0" w:color="auto"/>
        <w:right w:val="none" w:sz="0" w:space="0" w:color="auto"/>
      </w:divBdr>
    </w:div>
    <w:div w:id="155152895">
      <w:bodyDiv w:val="1"/>
      <w:marLeft w:val="0"/>
      <w:marRight w:val="0"/>
      <w:marTop w:val="0"/>
      <w:marBottom w:val="0"/>
      <w:divBdr>
        <w:top w:val="none" w:sz="0" w:space="0" w:color="auto"/>
        <w:left w:val="none" w:sz="0" w:space="0" w:color="auto"/>
        <w:bottom w:val="none" w:sz="0" w:space="0" w:color="auto"/>
        <w:right w:val="none" w:sz="0" w:space="0" w:color="auto"/>
      </w:divBdr>
    </w:div>
    <w:div w:id="189031076">
      <w:bodyDiv w:val="1"/>
      <w:marLeft w:val="0"/>
      <w:marRight w:val="0"/>
      <w:marTop w:val="0"/>
      <w:marBottom w:val="0"/>
      <w:divBdr>
        <w:top w:val="none" w:sz="0" w:space="0" w:color="auto"/>
        <w:left w:val="none" w:sz="0" w:space="0" w:color="auto"/>
        <w:bottom w:val="none" w:sz="0" w:space="0" w:color="auto"/>
        <w:right w:val="none" w:sz="0" w:space="0" w:color="auto"/>
      </w:divBdr>
    </w:div>
    <w:div w:id="196041120">
      <w:bodyDiv w:val="1"/>
      <w:marLeft w:val="0"/>
      <w:marRight w:val="0"/>
      <w:marTop w:val="0"/>
      <w:marBottom w:val="0"/>
      <w:divBdr>
        <w:top w:val="none" w:sz="0" w:space="0" w:color="auto"/>
        <w:left w:val="none" w:sz="0" w:space="0" w:color="auto"/>
        <w:bottom w:val="none" w:sz="0" w:space="0" w:color="auto"/>
        <w:right w:val="none" w:sz="0" w:space="0" w:color="auto"/>
      </w:divBdr>
    </w:div>
    <w:div w:id="197475103">
      <w:bodyDiv w:val="1"/>
      <w:marLeft w:val="0"/>
      <w:marRight w:val="0"/>
      <w:marTop w:val="0"/>
      <w:marBottom w:val="0"/>
      <w:divBdr>
        <w:top w:val="none" w:sz="0" w:space="0" w:color="auto"/>
        <w:left w:val="none" w:sz="0" w:space="0" w:color="auto"/>
        <w:bottom w:val="none" w:sz="0" w:space="0" w:color="auto"/>
        <w:right w:val="none" w:sz="0" w:space="0" w:color="auto"/>
      </w:divBdr>
      <w:divsChild>
        <w:div w:id="265504106">
          <w:marLeft w:val="0"/>
          <w:marRight w:val="0"/>
          <w:marTop w:val="0"/>
          <w:marBottom w:val="0"/>
          <w:divBdr>
            <w:top w:val="none" w:sz="0" w:space="0" w:color="auto"/>
            <w:left w:val="none" w:sz="0" w:space="0" w:color="auto"/>
            <w:bottom w:val="none" w:sz="0" w:space="0" w:color="auto"/>
            <w:right w:val="none" w:sz="0" w:space="0" w:color="auto"/>
          </w:divBdr>
          <w:divsChild>
            <w:div w:id="607543326">
              <w:marLeft w:val="0"/>
              <w:marRight w:val="0"/>
              <w:marTop w:val="0"/>
              <w:marBottom w:val="0"/>
              <w:divBdr>
                <w:top w:val="none" w:sz="0" w:space="0" w:color="auto"/>
                <w:left w:val="none" w:sz="0" w:space="0" w:color="auto"/>
                <w:bottom w:val="none" w:sz="0" w:space="0" w:color="auto"/>
                <w:right w:val="none" w:sz="0" w:space="0" w:color="auto"/>
              </w:divBdr>
              <w:divsChild>
                <w:div w:id="43320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71050">
      <w:bodyDiv w:val="1"/>
      <w:marLeft w:val="0"/>
      <w:marRight w:val="0"/>
      <w:marTop w:val="0"/>
      <w:marBottom w:val="0"/>
      <w:divBdr>
        <w:top w:val="none" w:sz="0" w:space="0" w:color="auto"/>
        <w:left w:val="none" w:sz="0" w:space="0" w:color="auto"/>
        <w:bottom w:val="none" w:sz="0" w:space="0" w:color="auto"/>
        <w:right w:val="none" w:sz="0" w:space="0" w:color="auto"/>
      </w:divBdr>
    </w:div>
    <w:div w:id="207689404">
      <w:bodyDiv w:val="1"/>
      <w:marLeft w:val="0"/>
      <w:marRight w:val="0"/>
      <w:marTop w:val="0"/>
      <w:marBottom w:val="0"/>
      <w:divBdr>
        <w:top w:val="none" w:sz="0" w:space="0" w:color="auto"/>
        <w:left w:val="none" w:sz="0" w:space="0" w:color="auto"/>
        <w:bottom w:val="none" w:sz="0" w:space="0" w:color="auto"/>
        <w:right w:val="none" w:sz="0" w:space="0" w:color="auto"/>
      </w:divBdr>
    </w:div>
    <w:div w:id="209535461">
      <w:bodyDiv w:val="1"/>
      <w:marLeft w:val="0"/>
      <w:marRight w:val="0"/>
      <w:marTop w:val="0"/>
      <w:marBottom w:val="0"/>
      <w:divBdr>
        <w:top w:val="none" w:sz="0" w:space="0" w:color="auto"/>
        <w:left w:val="none" w:sz="0" w:space="0" w:color="auto"/>
        <w:bottom w:val="none" w:sz="0" w:space="0" w:color="auto"/>
        <w:right w:val="none" w:sz="0" w:space="0" w:color="auto"/>
      </w:divBdr>
    </w:div>
    <w:div w:id="218830714">
      <w:bodyDiv w:val="1"/>
      <w:marLeft w:val="0"/>
      <w:marRight w:val="0"/>
      <w:marTop w:val="0"/>
      <w:marBottom w:val="0"/>
      <w:divBdr>
        <w:top w:val="none" w:sz="0" w:space="0" w:color="auto"/>
        <w:left w:val="none" w:sz="0" w:space="0" w:color="auto"/>
        <w:bottom w:val="none" w:sz="0" w:space="0" w:color="auto"/>
        <w:right w:val="none" w:sz="0" w:space="0" w:color="auto"/>
      </w:divBdr>
    </w:div>
    <w:div w:id="252249052">
      <w:bodyDiv w:val="1"/>
      <w:marLeft w:val="0"/>
      <w:marRight w:val="0"/>
      <w:marTop w:val="0"/>
      <w:marBottom w:val="0"/>
      <w:divBdr>
        <w:top w:val="none" w:sz="0" w:space="0" w:color="auto"/>
        <w:left w:val="none" w:sz="0" w:space="0" w:color="auto"/>
        <w:bottom w:val="none" w:sz="0" w:space="0" w:color="auto"/>
        <w:right w:val="none" w:sz="0" w:space="0" w:color="auto"/>
      </w:divBdr>
    </w:div>
    <w:div w:id="258879922">
      <w:bodyDiv w:val="1"/>
      <w:marLeft w:val="0"/>
      <w:marRight w:val="0"/>
      <w:marTop w:val="0"/>
      <w:marBottom w:val="0"/>
      <w:divBdr>
        <w:top w:val="none" w:sz="0" w:space="0" w:color="auto"/>
        <w:left w:val="none" w:sz="0" w:space="0" w:color="auto"/>
        <w:bottom w:val="none" w:sz="0" w:space="0" w:color="auto"/>
        <w:right w:val="none" w:sz="0" w:space="0" w:color="auto"/>
      </w:divBdr>
    </w:div>
    <w:div w:id="259796217">
      <w:bodyDiv w:val="1"/>
      <w:marLeft w:val="0"/>
      <w:marRight w:val="0"/>
      <w:marTop w:val="0"/>
      <w:marBottom w:val="0"/>
      <w:divBdr>
        <w:top w:val="none" w:sz="0" w:space="0" w:color="auto"/>
        <w:left w:val="none" w:sz="0" w:space="0" w:color="auto"/>
        <w:bottom w:val="none" w:sz="0" w:space="0" w:color="auto"/>
        <w:right w:val="none" w:sz="0" w:space="0" w:color="auto"/>
      </w:divBdr>
    </w:div>
    <w:div w:id="265964519">
      <w:bodyDiv w:val="1"/>
      <w:marLeft w:val="0"/>
      <w:marRight w:val="0"/>
      <w:marTop w:val="0"/>
      <w:marBottom w:val="0"/>
      <w:divBdr>
        <w:top w:val="none" w:sz="0" w:space="0" w:color="auto"/>
        <w:left w:val="none" w:sz="0" w:space="0" w:color="auto"/>
        <w:bottom w:val="none" w:sz="0" w:space="0" w:color="auto"/>
        <w:right w:val="none" w:sz="0" w:space="0" w:color="auto"/>
      </w:divBdr>
    </w:div>
    <w:div w:id="289675304">
      <w:bodyDiv w:val="1"/>
      <w:marLeft w:val="0"/>
      <w:marRight w:val="0"/>
      <w:marTop w:val="0"/>
      <w:marBottom w:val="0"/>
      <w:divBdr>
        <w:top w:val="none" w:sz="0" w:space="0" w:color="auto"/>
        <w:left w:val="none" w:sz="0" w:space="0" w:color="auto"/>
        <w:bottom w:val="none" w:sz="0" w:space="0" w:color="auto"/>
        <w:right w:val="none" w:sz="0" w:space="0" w:color="auto"/>
      </w:divBdr>
    </w:div>
    <w:div w:id="296380735">
      <w:bodyDiv w:val="1"/>
      <w:marLeft w:val="0"/>
      <w:marRight w:val="0"/>
      <w:marTop w:val="0"/>
      <w:marBottom w:val="0"/>
      <w:divBdr>
        <w:top w:val="none" w:sz="0" w:space="0" w:color="auto"/>
        <w:left w:val="none" w:sz="0" w:space="0" w:color="auto"/>
        <w:bottom w:val="none" w:sz="0" w:space="0" w:color="auto"/>
        <w:right w:val="none" w:sz="0" w:space="0" w:color="auto"/>
      </w:divBdr>
    </w:div>
    <w:div w:id="299386409">
      <w:bodyDiv w:val="1"/>
      <w:marLeft w:val="0"/>
      <w:marRight w:val="0"/>
      <w:marTop w:val="0"/>
      <w:marBottom w:val="0"/>
      <w:divBdr>
        <w:top w:val="none" w:sz="0" w:space="0" w:color="auto"/>
        <w:left w:val="none" w:sz="0" w:space="0" w:color="auto"/>
        <w:bottom w:val="none" w:sz="0" w:space="0" w:color="auto"/>
        <w:right w:val="none" w:sz="0" w:space="0" w:color="auto"/>
      </w:divBdr>
    </w:div>
    <w:div w:id="315770431">
      <w:bodyDiv w:val="1"/>
      <w:marLeft w:val="0"/>
      <w:marRight w:val="0"/>
      <w:marTop w:val="0"/>
      <w:marBottom w:val="0"/>
      <w:divBdr>
        <w:top w:val="none" w:sz="0" w:space="0" w:color="auto"/>
        <w:left w:val="none" w:sz="0" w:space="0" w:color="auto"/>
        <w:bottom w:val="none" w:sz="0" w:space="0" w:color="auto"/>
        <w:right w:val="none" w:sz="0" w:space="0" w:color="auto"/>
      </w:divBdr>
    </w:div>
    <w:div w:id="328678453">
      <w:bodyDiv w:val="1"/>
      <w:marLeft w:val="0"/>
      <w:marRight w:val="0"/>
      <w:marTop w:val="0"/>
      <w:marBottom w:val="0"/>
      <w:divBdr>
        <w:top w:val="none" w:sz="0" w:space="0" w:color="auto"/>
        <w:left w:val="none" w:sz="0" w:space="0" w:color="auto"/>
        <w:bottom w:val="none" w:sz="0" w:space="0" w:color="auto"/>
        <w:right w:val="none" w:sz="0" w:space="0" w:color="auto"/>
      </w:divBdr>
    </w:div>
    <w:div w:id="342778888">
      <w:bodyDiv w:val="1"/>
      <w:marLeft w:val="0"/>
      <w:marRight w:val="0"/>
      <w:marTop w:val="0"/>
      <w:marBottom w:val="0"/>
      <w:divBdr>
        <w:top w:val="none" w:sz="0" w:space="0" w:color="auto"/>
        <w:left w:val="none" w:sz="0" w:space="0" w:color="auto"/>
        <w:bottom w:val="none" w:sz="0" w:space="0" w:color="auto"/>
        <w:right w:val="none" w:sz="0" w:space="0" w:color="auto"/>
      </w:divBdr>
    </w:div>
    <w:div w:id="350376123">
      <w:bodyDiv w:val="1"/>
      <w:marLeft w:val="0"/>
      <w:marRight w:val="0"/>
      <w:marTop w:val="0"/>
      <w:marBottom w:val="0"/>
      <w:divBdr>
        <w:top w:val="none" w:sz="0" w:space="0" w:color="auto"/>
        <w:left w:val="none" w:sz="0" w:space="0" w:color="auto"/>
        <w:bottom w:val="none" w:sz="0" w:space="0" w:color="auto"/>
        <w:right w:val="none" w:sz="0" w:space="0" w:color="auto"/>
      </w:divBdr>
    </w:div>
    <w:div w:id="378013717">
      <w:bodyDiv w:val="1"/>
      <w:marLeft w:val="0"/>
      <w:marRight w:val="0"/>
      <w:marTop w:val="0"/>
      <w:marBottom w:val="0"/>
      <w:divBdr>
        <w:top w:val="none" w:sz="0" w:space="0" w:color="auto"/>
        <w:left w:val="none" w:sz="0" w:space="0" w:color="auto"/>
        <w:bottom w:val="none" w:sz="0" w:space="0" w:color="auto"/>
        <w:right w:val="none" w:sz="0" w:space="0" w:color="auto"/>
      </w:divBdr>
    </w:div>
    <w:div w:id="392243006">
      <w:bodyDiv w:val="1"/>
      <w:marLeft w:val="0"/>
      <w:marRight w:val="0"/>
      <w:marTop w:val="0"/>
      <w:marBottom w:val="0"/>
      <w:divBdr>
        <w:top w:val="none" w:sz="0" w:space="0" w:color="auto"/>
        <w:left w:val="none" w:sz="0" w:space="0" w:color="auto"/>
        <w:bottom w:val="none" w:sz="0" w:space="0" w:color="auto"/>
        <w:right w:val="none" w:sz="0" w:space="0" w:color="auto"/>
      </w:divBdr>
    </w:div>
    <w:div w:id="407190812">
      <w:bodyDiv w:val="1"/>
      <w:marLeft w:val="0"/>
      <w:marRight w:val="0"/>
      <w:marTop w:val="0"/>
      <w:marBottom w:val="0"/>
      <w:divBdr>
        <w:top w:val="none" w:sz="0" w:space="0" w:color="auto"/>
        <w:left w:val="none" w:sz="0" w:space="0" w:color="auto"/>
        <w:bottom w:val="none" w:sz="0" w:space="0" w:color="auto"/>
        <w:right w:val="none" w:sz="0" w:space="0" w:color="auto"/>
      </w:divBdr>
    </w:div>
    <w:div w:id="421606252">
      <w:bodyDiv w:val="1"/>
      <w:marLeft w:val="0"/>
      <w:marRight w:val="0"/>
      <w:marTop w:val="0"/>
      <w:marBottom w:val="0"/>
      <w:divBdr>
        <w:top w:val="none" w:sz="0" w:space="0" w:color="auto"/>
        <w:left w:val="none" w:sz="0" w:space="0" w:color="auto"/>
        <w:bottom w:val="none" w:sz="0" w:space="0" w:color="auto"/>
        <w:right w:val="none" w:sz="0" w:space="0" w:color="auto"/>
      </w:divBdr>
    </w:div>
    <w:div w:id="424573788">
      <w:bodyDiv w:val="1"/>
      <w:marLeft w:val="0"/>
      <w:marRight w:val="0"/>
      <w:marTop w:val="0"/>
      <w:marBottom w:val="0"/>
      <w:divBdr>
        <w:top w:val="none" w:sz="0" w:space="0" w:color="auto"/>
        <w:left w:val="none" w:sz="0" w:space="0" w:color="auto"/>
        <w:bottom w:val="none" w:sz="0" w:space="0" w:color="auto"/>
        <w:right w:val="none" w:sz="0" w:space="0" w:color="auto"/>
      </w:divBdr>
    </w:div>
    <w:div w:id="431441443">
      <w:bodyDiv w:val="1"/>
      <w:marLeft w:val="0"/>
      <w:marRight w:val="0"/>
      <w:marTop w:val="0"/>
      <w:marBottom w:val="0"/>
      <w:divBdr>
        <w:top w:val="none" w:sz="0" w:space="0" w:color="auto"/>
        <w:left w:val="none" w:sz="0" w:space="0" w:color="auto"/>
        <w:bottom w:val="none" w:sz="0" w:space="0" w:color="auto"/>
        <w:right w:val="none" w:sz="0" w:space="0" w:color="auto"/>
      </w:divBdr>
    </w:div>
    <w:div w:id="445546358">
      <w:bodyDiv w:val="1"/>
      <w:marLeft w:val="0"/>
      <w:marRight w:val="0"/>
      <w:marTop w:val="0"/>
      <w:marBottom w:val="0"/>
      <w:divBdr>
        <w:top w:val="none" w:sz="0" w:space="0" w:color="auto"/>
        <w:left w:val="none" w:sz="0" w:space="0" w:color="auto"/>
        <w:bottom w:val="none" w:sz="0" w:space="0" w:color="auto"/>
        <w:right w:val="none" w:sz="0" w:space="0" w:color="auto"/>
      </w:divBdr>
    </w:div>
    <w:div w:id="463893278">
      <w:bodyDiv w:val="1"/>
      <w:marLeft w:val="0"/>
      <w:marRight w:val="0"/>
      <w:marTop w:val="0"/>
      <w:marBottom w:val="0"/>
      <w:divBdr>
        <w:top w:val="none" w:sz="0" w:space="0" w:color="auto"/>
        <w:left w:val="none" w:sz="0" w:space="0" w:color="auto"/>
        <w:bottom w:val="none" w:sz="0" w:space="0" w:color="auto"/>
        <w:right w:val="none" w:sz="0" w:space="0" w:color="auto"/>
      </w:divBdr>
    </w:div>
    <w:div w:id="493691263">
      <w:bodyDiv w:val="1"/>
      <w:marLeft w:val="0"/>
      <w:marRight w:val="0"/>
      <w:marTop w:val="0"/>
      <w:marBottom w:val="0"/>
      <w:divBdr>
        <w:top w:val="none" w:sz="0" w:space="0" w:color="auto"/>
        <w:left w:val="none" w:sz="0" w:space="0" w:color="auto"/>
        <w:bottom w:val="none" w:sz="0" w:space="0" w:color="auto"/>
        <w:right w:val="none" w:sz="0" w:space="0" w:color="auto"/>
      </w:divBdr>
    </w:div>
    <w:div w:id="497621716">
      <w:bodyDiv w:val="1"/>
      <w:marLeft w:val="0"/>
      <w:marRight w:val="0"/>
      <w:marTop w:val="0"/>
      <w:marBottom w:val="0"/>
      <w:divBdr>
        <w:top w:val="none" w:sz="0" w:space="0" w:color="auto"/>
        <w:left w:val="none" w:sz="0" w:space="0" w:color="auto"/>
        <w:bottom w:val="none" w:sz="0" w:space="0" w:color="auto"/>
        <w:right w:val="none" w:sz="0" w:space="0" w:color="auto"/>
      </w:divBdr>
    </w:div>
    <w:div w:id="498499397">
      <w:bodyDiv w:val="1"/>
      <w:marLeft w:val="0"/>
      <w:marRight w:val="0"/>
      <w:marTop w:val="0"/>
      <w:marBottom w:val="0"/>
      <w:divBdr>
        <w:top w:val="none" w:sz="0" w:space="0" w:color="auto"/>
        <w:left w:val="none" w:sz="0" w:space="0" w:color="auto"/>
        <w:bottom w:val="none" w:sz="0" w:space="0" w:color="auto"/>
        <w:right w:val="none" w:sz="0" w:space="0" w:color="auto"/>
      </w:divBdr>
    </w:div>
    <w:div w:id="510295275">
      <w:bodyDiv w:val="1"/>
      <w:marLeft w:val="0"/>
      <w:marRight w:val="0"/>
      <w:marTop w:val="0"/>
      <w:marBottom w:val="0"/>
      <w:divBdr>
        <w:top w:val="none" w:sz="0" w:space="0" w:color="auto"/>
        <w:left w:val="none" w:sz="0" w:space="0" w:color="auto"/>
        <w:bottom w:val="none" w:sz="0" w:space="0" w:color="auto"/>
        <w:right w:val="none" w:sz="0" w:space="0" w:color="auto"/>
      </w:divBdr>
    </w:div>
    <w:div w:id="526866780">
      <w:bodyDiv w:val="1"/>
      <w:marLeft w:val="0"/>
      <w:marRight w:val="0"/>
      <w:marTop w:val="0"/>
      <w:marBottom w:val="0"/>
      <w:divBdr>
        <w:top w:val="none" w:sz="0" w:space="0" w:color="auto"/>
        <w:left w:val="none" w:sz="0" w:space="0" w:color="auto"/>
        <w:bottom w:val="none" w:sz="0" w:space="0" w:color="auto"/>
        <w:right w:val="none" w:sz="0" w:space="0" w:color="auto"/>
      </w:divBdr>
    </w:div>
    <w:div w:id="545145502">
      <w:bodyDiv w:val="1"/>
      <w:marLeft w:val="0"/>
      <w:marRight w:val="0"/>
      <w:marTop w:val="0"/>
      <w:marBottom w:val="0"/>
      <w:divBdr>
        <w:top w:val="none" w:sz="0" w:space="0" w:color="auto"/>
        <w:left w:val="none" w:sz="0" w:space="0" w:color="auto"/>
        <w:bottom w:val="none" w:sz="0" w:space="0" w:color="auto"/>
        <w:right w:val="none" w:sz="0" w:space="0" w:color="auto"/>
      </w:divBdr>
    </w:div>
    <w:div w:id="557329223">
      <w:bodyDiv w:val="1"/>
      <w:marLeft w:val="0"/>
      <w:marRight w:val="0"/>
      <w:marTop w:val="0"/>
      <w:marBottom w:val="0"/>
      <w:divBdr>
        <w:top w:val="none" w:sz="0" w:space="0" w:color="auto"/>
        <w:left w:val="none" w:sz="0" w:space="0" w:color="auto"/>
        <w:bottom w:val="none" w:sz="0" w:space="0" w:color="auto"/>
        <w:right w:val="none" w:sz="0" w:space="0" w:color="auto"/>
      </w:divBdr>
    </w:div>
    <w:div w:id="557595798">
      <w:bodyDiv w:val="1"/>
      <w:marLeft w:val="0"/>
      <w:marRight w:val="0"/>
      <w:marTop w:val="0"/>
      <w:marBottom w:val="0"/>
      <w:divBdr>
        <w:top w:val="none" w:sz="0" w:space="0" w:color="auto"/>
        <w:left w:val="none" w:sz="0" w:space="0" w:color="auto"/>
        <w:bottom w:val="none" w:sz="0" w:space="0" w:color="auto"/>
        <w:right w:val="none" w:sz="0" w:space="0" w:color="auto"/>
      </w:divBdr>
    </w:div>
    <w:div w:id="586158056">
      <w:bodyDiv w:val="1"/>
      <w:marLeft w:val="0"/>
      <w:marRight w:val="0"/>
      <w:marTop w:val="0"/>
      <w:marBottom w:val="0"/>
      <w:divBdr>
        <w:top w:val="none" w:sz="0" w:space="0" w:color="auto"/>
        <w:left w:val="none" w:sz="0" w:space="0" w:color="auto"/>
        <w:bottom w:val="none" w:sz="0" w:space="0" w:color="auto"/>
        <w:right w:val="none" w:sz="0" w:space="0" w:color="auto"/>
      </w:divBdr>
    </w:div>
    <w:div w:id="588775473">
      <w:bodyDiv w:val="1"/>
      <w:marLeft w:val="0"/>
      <w:marRight w:val="0"/>
      <w:marTop w:val="0"/>
      <w:marBottom w:val="0"/>
      <w:divBdr>
        <w:top w:val="none" w:sz="0" w:space="0" w:color="auto"/>
        <w:left w:val="none" w:sz="0" w:space="0" w:color="auto"/>
        <w:bottom w:val="none" w:sz="0" w:space="0" w:color="auto"/>
        <w:right w:val="none" w:sz="0" w:space="0" w:color="auto"/>
      </w:divBdr>
    </w:div>
    <w:div w:id="595598519">
      <w:bodyDiv w:val="1"/>
      <w:marLeft w:val="0"/>
      <w:marRight w:val="0"/>
      <w:marTop w:val="0"/>
      <w:marBottom w:val="0"/>
      <w:divBdr>
        <w:top w:val="none" w:sz="0" w:space="0" w:color="auto"/>
        <w:left w:val="none" w:sz="0" w:space="0" w:color="auto"/>
        <w:bottom w:val="none" w:sz="0" w:space="0" w:color="auto"/>
        <w:right w:val="none" w:sz="0" w:space="0" w:color="auto"/>
      </w:divBdr>
      <w:divsChild>
        <w:div w:id="286133137">
          <w:marLeft w:val="0"/>
          <w:marRight w:val="0"/>
          <w:marTop w:val="0"/>
          <w:marBottom w:val="0"/>
          <w:divBdr>
            <w:top w:val="none" w:sz="0" w:space="0" w:color="auto"/>
            <w:left w:val="none" w:sz="0" w:space="0" w:color="auto"/>
            <w:bottom w:val="none" w:sz="0" w:space="0" w:color="auto"/>
            <w:right w:val="none" w:sz="0" w:space="0" w:color="auto"/>
          </w:divBdr>
          <w:divsChild>
            <w:div w:id="451485819">
              <w:marLeft w:val="0"/>
              <w:marRight w:val="0"/>
              <w:marTop w:val="0"/>
              <w:marBottom w:val="0"/>
              <w:divBdr>
                <w:top w:val="none" w:sz="0" w:space="0" w:color="auto"/>
                <w:left w:val="none" w:sz="0" w:space="0" w:color="auto"/>
                <w:bottom w:val="none" w:sz="0" w:space="0" w:color="auto"/>
                <w:right w:val="none" w:sz="0" w:space="0" w:color="auto"/>
              </w:divBdr>
              <w:divsChild>
                <w:div w:id="503520058">
                  <w:marLeft w:val="0"/>
                  <w:marRight w:val="0"/>
                  <w:marTop w:val="0"/>
                  <w:marBottom w:val="0"/>
                  <w:divBdr>
                    <w:top w:val="none" w:sz="0" w:space="0" w:color="auto"/>
                    <w:left w:val="none" w:sz="0" w:space="0" w:color="auto"/>
                    <w:bottom w:val="none" w:sz="0" w:space="0" w:color="auto"/>
                    <w:right w:val="none" w:sz="0" w:space="0" w:color="auto"/>
                  </w:divBdr>
                  <w:divsChild>
                    <w:div w:id="1192454309">
                      <w:marLeft w:val="0"/>
                      <w:marRight w:val="0"/>
                      <w:marTop w:val="0"/>
                      <w:marBottom w:val="0"/>
                      <w:divBdr>
                        <w:top w:val="none" w:sz="0" w:space="0" w:color="auto"/>
                        <w:left w:val="none" w:sz="0" w:space="0" w:color="auto"/>
                        <w:bottom w:val="none" w:sz="0" w:space="0" w:color="auto"/>
                        <w:right w:val="none" w:sz="0" w:space="0" w:color="auto"/>
                      </w:divBdr>
                      <w:divsChild>
                        <w:div w:id="1677267587">
                          <w:marLeft w:val="0"/>
                          <w:marRight w:val="0"/>
                          <w:marTop w:val="0"/>
                          <w:marBottom w:val="0"/>
                          <w:divBdr>
                            <w:top w:val="none" w:sz="0" w:space="0" w:color="auto"/>
                            <w:left w:val="none" w:sz="0" w:space="0" w:color="auto"/>
                            <w:bottom w:val="none" w:sz="0" w:space="0" w:color="auto"/>
                            <w:right w:val="none" w:sz="0" w:space="0" w:color="auto"/>
                          </w:divBdr>
                          <w:divsChild>
                            <w:div w:id="400174833">
                              <w:marLeft w:val="0"/>
                              <w:marRight w:val="0"/>
                              <w:marTop w:val="0"/>
                              <w:marBottom w:val="0"/>
                              <w:divBdr>
                                <w:top w:val="none" w:sz="0" w:space="0" w:color="auto"/>
                                <w:left w:val="none" w:sz="0" w:space="0" w:color="auto"/>
                                <w:bottom w:val="none" w:sz="0" w:space="0" w:color="auto"/>
                                <w:right w:val="none" w:sz="0" w:space="0" w:color="auto"/>
                              </w:divBdr>
                              <w:divsChild>
                                <w:div w:id="1680155127">
                                  <w:marLeft w:val="0"/>
                                  <w:marRight w:val="0"/>
                                  <w:marTop w:val="0"/>
                                  <w:marBottom w:val="0"/>
                                  <w:divBdr>
                                    <w:top w:val="none" w:sz="0" w:space="0" w:color="auto"/>
                                    <w:left w:val="none" w:sz="0" w:space="0" w:color="auto"/>
                                    <w:bottom w:val="none" w:sz="0" w:space="0" w:color="auto"/>
                                    <w:right w:val="none" w:sz="0" w:space="0" w:color="auto"/>
                                  </w:divBdr>
                                  <w:divsChild>
                                    <w:div w:id="1399982640">
                                      <w:marLeft w:val="0"/>
                                      <w:marRight w:val="0"/>
                                      <w:marTop w:val="0"/>
                                      <w:marBottom w:val="0"/>
                                      <w:divBdr>
                                        <w:top w:val="none" w:sz="0" w:space="0" w:color="auto"/>
                                        <w:left w:val="none" w:sz="0" w:space="0" w:color="auto"/>
                                        <w:bottom w:val="none" w:sz="0" w:space="0" w:color="auto"/>
                                        <w:right w:val="none" w:sz="0" w:space="0" w:color="auto"/>
                                      </w:divBdr>
                                      <w:divsChild>
                                        <w:div w:id="1258565084">
                                          <w:marLeft w:val="0"/>
                                          <w:marRight w:val="4200"/>
                                          <w:marTop w:val="300"/>
                                          <w:marBottom w:val="0"/>
                                          <w:divBdr>
                                            <w:top w:val="none" w:sz="0" w:space="0" w:color="auto"/>
                                            <w:left w:val="none" w:sz="0" w:space="0" w:color="auto"/>
                                            <w:bottom w:val="none" w:sz="0" w:space="0" w:color="auto"/>
                                            <w:right w:val="none" w:sz="0" w:space="0" w:color="auto"/>
                                          </w:divBdr>
                                          <w:divsChild>
                                            <w:div w:id="1258754608">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403323">
          <w:marLeft w:val="0"/>
          <w:marRight w:val="0"/>
          <w:marTop w:val="0"/>
          <w:marBottom w:val="0"/>
          <w:divBdr>
            <w:top w:val="none" w:sz="0" w:space="0" w:color="auto"/>
            <w:left w:val="none" w:sz="0" w:space="0" w:color="auto"/>
            <w:bottom w:val="none" w:sz="0" w:space="0" w:color="auto"/>
            <w:right w:val="none" w:sz="0" w:space="0" w:color="auto"/>
          </w:divBdr>
          <w:divsChild>
            <w:div w:id="150169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74355">
      <w:bodyDiv w:val="1"/>
      <w:marLeft w:val="0"/>
      <w:marRight w:val="0"/>
      <w:marTop w:val="0"/>
      <w:marBottom w:val="0"/>
      <w:divBdr>
        <w:top w:val="none" w:sz="0" w:space="0" w:color="auto"/>
        <w:left w:val="none" w:sz="0" w:space="0" w:color="auto"/>
        <w:bottom w:val="none" w:sz="0" w:space="0" w:color="auto"/>
        <w:right w:val="none" w:sz="0" w:space="0" w:color="auto"/>
      </w:divBdr>
    </w:div>
    <w:div w:id="614949811">
      <w:bodyDiv w:val="1"/>
      <w:marLeft w:val="0"/>
      <w:marRight w:val="0"/>
      <w:marTop w:val="0"/>
      <w:marBottom w:val="0"/>
      <w:divBdr>
        <w:top w:val="none" w:sz="0" w:space="0" w:color="auto"/>
        <w:left w:val="none" w:sz="0" w:space="0" w:color="auto"/>
        <w:bottom w:val="none" w:sz="0" w:space="0" w:color="auto"/>
        <w:right w:val="none" w:sz="0" w:space="0" w:color="auto"/>
      </w:divBdr>
      <w:divsChild>
        <w:div w:id="1662196212">
          <w:marLeft w:val="0"/>
          <w:marRight w:val="0"/>
          <w:marTop w:val="0"/>
          <w:marBottom w:val="0"/>
          <w:divBdr>
            <w:top w:val="none" w:sz="0" w:space="0" w:color="auto"/>
            <w:left w:val="none" w:sz="0" w:space="0" w:color="auto"/>
            <w:bottom w:val="none" w:sz="0" w:space="0" w:color="auto"/>
            <w:right w:val="none" w:sz="0" w:space="0" w:color="auto"/>
          </w:divBdr>
          <w:divsChild>
            <w:div w:id="84305793">
              <w:marLeft w:val="0"/>
              <w:marRight w:val="0"/>
              <w:marTop w:val="0"/>
              <w:marBottom w:val="0"/>
              <w:divBdr>
                <w:top w:val="none" w:sz="0" w:space="0" w:color="auto"/>
                <w:left w:val="none" w:sz="0" w:space="0" w:color="auto"/>
                <w:bottom w:val="none" w:sz="0" w:space="0" w:color="auto"/>
                <w:right w:val="none" w:sz="0" w:space="0" w:color="auto"/>
              </w:divBdr>
              <w:divsChild>
                <w:div w:id="2143035462">
                  <w:marLeft w:val="0"/>
                  <w:marRight w:val="0"/>
                  <w:marTop w:val="0"/>
                  <w:marBottom w:val="0"/>
                  <w:divBdr>
                    <w:top w:val="none" w:sz="0" w:space="0" w:color="auto"/>
                    <w:left w:val="none" w:sz="0" w:space="0" w:color="auto"/>
                    <w:bottom w:val="none" w:sz="0" w:space="0" w:color="auto"/>
                    <w:right w:val="none" w:sz="0" w:space="0" w:color="auto"/>
                  </w:divBdr>
                </w:div>
                <w:div w:id="984625012">
                  <w:marLeft w:val="0"/>
                  <w:marRight w:val="0"/>
                  <w:marTop w:val="0"/>
                  <w:marBottom w:val="0"/>
                  <w:divBdr>
                    <w:top w:val="none" w:sz="0" w:space="0" w:color="auto"/>
                    <w:left w:val="none" w:sz="0" w:space="0" w:color="auto"/>
                    <w:bottom w:val="none" w:sz="0" w:space="0" w:color="auto"/>
                    <w:right w:val="none" w:sz="0" w:space="0" w:color="auto"/>
                  </w:divBdr>
                </w:div>
                <w:div w:id="352000902">
                  <w:marLeft w:val="0"/>
                  <w:marRight w:val="0"/>
                  <w:marTop w:val="0"/>
                  <w:marBottom w:val="0"/>
                  <w:divBdr>
                    <w:top w:val="none" w:sz="0" w:space="0" w:color="auto"/>
                    <w:left w:val="none" w:sz="0" w:space="0" w:color="auto"/>
                    <w:bottom w:val="none" w:sz="0" w:space="0" w:color="auto"/>
                    <w:right w:val="none" w:sz="0" w:space="0" w:color="auto"/>
                  </w:divBdr>
                </w:div>
                <w:div w:id="65498621">
                  <w:marLeft w:val="0"/>
                  <w:marRight w:val="0"/>
                  <w:marTop w:val="0"/>
                  <w:marBottom w:val="0"/>
                  <w:divBdr>
                    <w:top w:val="none" w:sz="0" w:space="0" w:color="auto"/>
                    <w:left w:val="none" w:sz="0" w:space="0" w:color="auto"/>
                    <w:bottom w:val="none" w:sz="0" w:space="0" w:color="auto"/>
                    <w:right w:val="none" w:sz="0" w:space="0" w:color="auto"/>
                  </w:divBdr>
                </w:div>
                <w:div w:id="1013847687">
                  <w:marLeft w:val="0"/>
                  <w:marRight w:val="0"/>
                  <w:marTop w:val="0"/>
                  <w:marBottom w:val="0"/>
                  <w:divBdr>
                    <w:top w:val="none" w:sz="0" w:space="0" w:color="auto"/>
                    <w:left w:val="none" w:sz="0" w:space="0" w:color="auto"/>
                    <w:bottom w:val="none" w:sz="0" w:space="0" w:color="auto"/>
                    <w:right w:val="none" w:sz="0" w:space="0" w:color="auto"/>
                  </w:divBdr>
                </w:div>
                <w:div w:id="1431390946">
                  <w:marLeft w:val="0"/>
                  <w:marRight w:val="0"/>
                  <w:marTop w:val="0"/>
                  <w:marBottom w:val="0"/>
                  <w:divBdr>
                    <w:top w:val="none" w:sz="0" w:space="0" w:color="auto"/>
                    <w:left w:val="none" w:sz="0" w:space="0" w:color="auto"/>
                    <w:bottom w:val="none" w:sz="0" w:space="0" w:color="auto"/>
                    <w:right w:val="none" w:sz="0" w:space="0" w:color="auto"/>
                  </w:divBdr>
                </w:div>
                <w:div w:id="1560434657">
                  <w:marLeft w:val="0"/>
                  <w:marRight w:val="0"/>
                  <w:marTop w:val="0"/>
                  <w:marBottom w:val="0"/>
                  <w:divBdr>
                    <w:top w:val="none" w:sz="0" w:space="0" w:color="auto"/>
                    <w:left w:val="none" w:sz="0" w:space="0" w:color="auto"/>
                    <w:bottom w:val="none" w:sz="0" w:space="0" w:color="auto"/>
                    <w:right w:val="none" w:sz="0" w:space="0" w:color="auto"/>
                  </w:divBdr>
                </w:div>
                <w:div w:id="2087025000">
                  <w:marLeft w:val="0"/>
                  <w:marRight w:val="0"/>
                  <w:marTop w:val="0"/>
                  <w:marBottom w:val="0"/>
                  <w:divBdr>
                    <w:top w:val="none" w:sz="0" w:space="0" w:color="auto"/>
                    <w:left w:val="none" w:sz="0" w:space="0" w:color="auto"/>
                    <w:bottom w:val="none" w:sz="0" w:space="0" w:color="auto"/>
                    <w:right w:val="none" w:sz="0" w:space="0" w:color="auto"/>
                  </w:divBdr>
                </w:div>
                <w:div w:id="697050406">
                  <w:marLeft w:val="0"/>
                  <w:marRight w:val="0"/>
                  <w:marTop w:val="0"/>
                  <w:marBottom w:val="0"/>
                  <w:divBdr>
                    <w:top w:val="none" w:sz="0" w:space="0" w:color="auto"/>
                    <w:left w:val="none" w:sz="0" w:space="0" w:color="auto"/>
                    <w:bottom w:val="none" w:sz="0" w:space="0" w:color="auto"/>
                    <w:right w:val="none" w:sz="0" w:space="0" w:color="auto"/>
                  </w:divBdr>
                </w:div>
                <w:div w:id="1064328683">
                  <w:marLeft w:val="0"/>
                  <w:marRight w:val="0"/>
                  <w:marTop w:val="0"/>
                  <w:marBottom w:val="0"/>
                  <w:divBdr>
                    <w:top w:val="none" w:sz="0" w:space="0" w:color="auto"/>
                    <w:left w:val="none" w:sz="0" w:space="0" w:color="auto"/>
                    <w:bottom w:val="none" w:sz="0" w:space="0" w:color="auto"/>
                    <w:right w:val="none" w:sz="0" w:space="0" w:color="auto"/>
                  </w:divBdr>
                </w:div>
                <w:div w:id="728307281">
                  <w:marLeft w:val="0"/>
                  <w:marRight w:val="0"/>
                  <w:marTop w:val="0"/>
                  <w:marBottom w:val="0"/>
                  <w:divBdr>
                    <w:top w:val="none" w:sz="0" w:space="0" w:color="auto"/>
                    <w:left w:val="none" w:sz="0" w:space="0" w:color="auto"/>
                    <w:bottom w:val="none" w:sz="0" w:space="0" w:color="auto"/>
                    <w:right w:val="none" w:sz="0" w:space="0" w:color="auto"/>
                  </w:divBdr>
                </w:div>
                <w:div w:id="1171603178">
                  <w:marLeft w:val="0"/>
                  <w:marRight w:val="0"/>
                  <w:marTop w:val="0"/>
                  <w:marBottom w:val="0"/>
                  <w:divBdr>
                    <w:top w:val="none" w:sz="0" w:space="0" w:color="auto"/>
                    <w:left w:val="none" w:sz="0" w:space="0" w:color="auto"/>
                    <w:bottom w:val="none" w:sz="0" w:space="0" w:color="auto"/>
                    <w:right w:val="none" w:sz="0" w:space="0" w:color="auto"/>
                  </w:divBdr>
                  <w:divsChild>
                    <w:div w:id="560214035">
                      <w:marLeft w:val="0"/>
                      <w:marRight w:val="0"/>
                      <w:marTop w:val="0"/>
                      <w:marBottom w:val="0"/>
                      <w:divBdr>
                        <w:top w:val="none" w:sz="0" w:space="0" w:color="auto"/>
                        <w:left w:val="none" w:sz="0" w:space="0" w:color="auto"/>
                        <w:bottom w:val="none" w:sz="0" w:space="0" w:color="auto"/>
                        <w:right w:val="none" w:sz="0" w:space="0" w:color="auto"/>
                      </w:divBdr>
                    </w:div>
                    <w:div w:id="1543903702">
                      <w:marLeft w:val="0"/>
                      <w:marRight w:val="0"/>
                      <w:marTop w:val="0"/>
                      <w:marBottom w:val="0"/>
                      <w:divBdr>
                        <w:top w:val="none" w:sz="0" w:space="0" w:color="auto"/>
                        <w:left w:val="none" w:sz="0" w:space="0" w:color="auto"/>
                        <w:bottom w:val="none" w:sz="0" w:space="0" w:color="auto"/>
                        <w:right w:val="none" w:sz="0" w:space="0" w:color="auto"/>
                      </w:divBdr>
                    </w:div>
                    <w:div w:id="783035874">
                      <w:marLeft w:val="0"/>
                      <w:marRight w:val="0"/>
                      <w:marTop w:val="0"/>
                      <w:marBottom w:val="0"/>
                      <w:divBdr>
                        <w:top w:val="none" w:sz="0" w:space="0" w:color="auto"/>
                        <w:left w:val="none" w:sz="0" w:space="0" w:color="auto"/>
                        <w:bottom w:val="none" w:sz="0" w:space="0" w:color="auto"/>
                        <w:right w:val="none" w:sz="0" w:space="0" w:color="auto"/>
                      </w:divBdr>
                    </w:div>
                    <w:div w:id="1525972042">
                      <w:marLeft w:val="0"/>
                      <w:marRight w:val="0"/>
                      <w:marTop w:val="0"/>
                      <w:marBottom w:val="0"/>
                      <w:divBdr>
                        <w:top w:val="none" w:sz="0" w:space="0" w:color="auto"/>
                        <w:left w:val="none" w:sz="0" w:space="0" w:color="auto"/>
                        <w:bottom w:val="none" w:sz="0" w:space="0" w:color="auto"/>
                        <w:right w:val="none" w:sz="0" w:space="0" w:color="auto"/>
                      </w:divBdr>
                    </w:div>
                    <w:div w:id="1163742715">
                      <w:marLeft w:val="0"/>
                      <w:marRight w:val="0"/>
                      <w:marTop w:val="0"/>
                      <w:marBottom w:val="0"/>
                      <w:divBdr>
                        <w:top w:val="none" w:sz="0" w:space="0" w:color="auto"/>
                        <w:left w:val="none" w:sz="0" w:space="0" w:color="auto"/>
                        <w:bottom w:val="none" w:sz="0" w:space="0" w:color="auto"/>
                        <w:right w:val="none" w:sz="0" w:space="0" w:color="auto"/>
                      </w:divBdr>
                    </w:div>
                    <w:div w:id="754398656">
                      <w:marLeft w:val="0"/>
                      <w:marRight w:val="0"/>
                      <w:marTop w:val="0"/>
                      <w:marBottom w:val="0"/>
                      <w:divBdr>
                        <w:top w:val="none" w:sz="0" w:space="0" w:color="auto"/>
                        <w:left w:val="none" w:sz="0" w:space="0" w:color="auto"/>
                        <w:bottom w:val="none" w:sz="0" w:space="0" w:color="auto"/>
                        <w:right w:val="none" w:sz="0" w:space="0" w:color="auto"/>
                      </w:divBdr>
                    </w:div>
                    <w:div w:id="591160333">
                      <w:marLeft w:val="0"/>
                      <w:marRight w:val="0"/>
                      <w:marTop w:val="0"/>
                      <w:marBottom w:val="0"/>
                      <w:divBdr>
                        <w:top w:val="none" w:sz="0" w:space="0" w:color="auto"/>
                        <w:left w:val="none" w:sz="0" w:space="0" w:color="auto"/>
                        <w:bottom w:val="none" w:sz="0" w:space="0" w:color="auto"/>
                        <w:right w:val="none" w:sz="0" w:space="0" w:color="auto"/>
                      </w:divBdr>
                    </w:div>
                    <w:div w:id="1729498261">
                      <w:marLeft w:val="0"/>
                      <w:marRight w:val="0"/>
                      <w:marTop w:val="0"/>
                      <w:marBottom w:val="0"/>
                      <w:divBdr>
                        <w:top w:val="none" w:sz="0" w:space="0" w:color="auto"/>
                        <w:left w:val="none" w:sz="0" w:space="0" w:color="auto"/>
                        <w:bottom w:val="none" w:sz="0" w:space="0" w:color="auto"/>
                        <w:right w:val="none" w:sz="0" w:space="0" w:color="auto"/>
                      </w:divBdr>
                    </w:div>
                    <w:div w:id="778989355">
                      <w:marLeft w:val="0"/>
                      <w:marRight w:val="0"/>
                      <w:marTop w:val="0"/>
                      <w:marBottom w:val="0"/>
                      <w:divBdr>
                        <w:top w:val="none" w:sz="0" w:space="0" w:color="auto"/>
                        <w:left w:val="none" w:sz="0" w:space="0" w:color="auto"/>
                        <w:bottom w:val="none" w:sz="0" w:space="0" w:color="auto"/>
                        <w:right w:val="none" w:sz="0" w:space="0" w:color="auto"/>
                      </w:divBdr>
                    </w:div>
                    <w:div w:id="2104839322">
                      <w:marLeft w:val="0"/>
                      <w:marRight w:val="0"/>
                      <w:marTop w:val="0"/>
                      <w:marBottom w:val="0"/>
                      <w:divBdr>
                        <w:top w:val="none" w:sz="0" w:space="0" w:color="auto"/>
                        <w:left w:val="none" w:sz="0" w:space="0" w:color="auto"/>
                        <w:bottom w:val="none" w:sz="0" w:space="0" w:color="auto"/>
                        <w:right w:val="none" w:sz="0" w:space="0" w:color="auto"/>
                      </w:divBdr>
                    </w:div>
                    <w:div w:id="134998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954436">
      <w:bodyDiv w:val="1"/>
      <w:marLeft w:val="0"/>
      <w:marRight w:val="0"/>
      <w:marTop w:val="0"/>
      <w:marBottom w:val="0"/>
      <w:divBdr>
        <w:top w:val="none" w:sz="0" w:space="0" w:color="auto"/>
        <w:left w:val="none" w:sz="0" w:space="0" w:color="auto"/>
        <w:bottom w:val="none" w:sz="0" w:space="0" w:color="auto"/>
        <w:right w:val="none" w:sz="0" w:space="0" w:color="auto"/>
      </w:divBdr>
    </w:div>
    <w:div w:id="650207551">
      <w:bodyDiv w:val="1"/>
      <w:marLeft w:val="0"/>
      <w:marRight w:val="0"/>
      <w:marTop w:val="0"/>
      <w:marBottom w:val="0"/>
      <w:divBdr>
        <w:top w:val="none" w:sz="0" w:space="0" w:color="auto"/>
        <w:left w:val="none" w:sz="0" w:space="0" w:color="auto"/>
        <w:bottom w:val="none" w:sz="0" w:space="0" w:color="auto"/>
        <w:right w:val="none" w:sz="0" w:space="0" w:color="auto"/>
      </w:divBdr>
    </w:div>
    <w:div w:id="653685920">
      <w:bodyDiv w:val="1"/>
      <w:marLeft w:val="0"/>
      <w:marRight w:val="0"/>
      <w:marTop w:val="0"/>
      <w:marBottom w:val="0"/>
      <w:divBdr>
        <w:top w:val="none" w:sz="0" w:space="0" w:color="auto"/>
        <w:left w:val="none" w:sz="0" w:space="0" w:color="auto"/>
        <w:bottom w:val="none" w:sz="0" w:space="0" w:color="auto"/>
        <w:right w:val="none" w:sz="0" w:space="0" w:color="auto"/>
      </w:divBdr>
    </w:div>
    <w:div w:id="662272461">
      <w:bodyDiv w:val="1"/>
      <w:marLeft w:val="0"/>
      <w:marRight w:val="0"/>
      <w:marTop w:val="0"/>
      <w:marBottom w:val="0"/>
      <w:divBdr>
        <w:top w:val="none" w:sz="0" w:space="0" w:color="auto"/>
        <w:left w:val="none" w:sz="0" w:space="0" w:color="auto"/>
        <w:bottom w:val="none" w:sz="0" w:space="0" w:color="auto"/>
        <w:right w:val="none" w:sz="0" w:space="0" w:color="auto"/>
      </w:divBdr>
    </w:div>
    <w:div w:id="663749311">
      <w:bodyDiv w:val="1"/>
      <w:marLeft w:val="0"/>
      <w:marRight w:val="0"/>
      <w:marTop w:val="0"/>
      <w:marBottom w:val="0"/>
      <w:divBdr>
        <w:top w:val="none" w:sz="0" w:space="0" w:color="auto"/>
        <w:left w:val="none" w:sz="0" w:space="0" w:color="auto"/>
        <w:bottom w:val="none" w:sz="0" w:space="0" w:color="auto"/>
        <w:right w:val="none" w:sz="0" w:space="0" w:color="auto"/>
      </w:divBdr>
    </w:div>
    <w:div w:id="667635950">
      <w:bodyDiv w:val="1"/>
      <w:marLeft w:val="0"/>
      <w:marRight w:val="0"/>
      <w:marTop w:val="0"/>
      <w:marBottom w:val="0"/>
      <w:divBdr>
        <w:top w:val="none" w:sz="0" w:space="0" w:color="auto"/>
        <w:left w:val="none" w:sz="0" w:space="0" w:color="auto"/>
        <w:bottom w:val="none" w:sz="0" w:space="0" w:color="auto"/>
        <w:right w:val="none" w:sz="0" w:space="0" w:color="auto"/>
      </w:divBdr>
    </w:div>
    <w:div w:id="667827440">
      <w:bodyDiv w:val="1"/>
      <w:marLeft w:val="0"/>
      <w:marRight w:val="0"/>
      <w:marTop w:val="0"/>
      <w:marBottom w:val="0"/>
      <w:divBdr>
        <w:top w:val="none" w:sz="0" w:space="0" w:color="auto"/>
        <w:left w:val="none" w:sz="0" w:space="0" w:color="auto"/>
        <w:bottom w:val="none" w:sz="0" w:space="0" w:color="auto"/>
        <w:right w:val="none" w:sz="0" w:space="0" w:color="auto"/>
      </w:divBdr>
    </w:div>
    <w:div w:id="679623021">
      <w:bodyDiv w:val="1"/>
      <w:marLeft w:val="0"/>
      <w:marRight w:val="0"/>
      <w:marTop w:val="0"/>
      <w:marBottom w:val="0"/>
      <w:divBdr>
        <w:top w:val="none" w:sz="0" w:space="0" w:color="auto"/>
        <w:left w:val="none" w:sz="0" w:space="0" w:color="auto"/>
        <w:bottom w:val="none" w:sz="0" w:space="0" w:color="auto"/>
        <w:right w:val="none" w:sz="0" w:space="0" w:color="auto"/>
      </w:divBdr>
    </w:div>
    <w:div w:id="684599665">
      <w:bodyDiv w:val="1"/>
      <w:marLeft w:val="0"/>
      <w:marRight w:val="0"/>
      <w:marTop w:val="0"/>
      <w:marBottom w:val="0"/>
      <w:divBdr>
        <w:top w:val="none" w:sz="0" w:space="0" w:color="auto"/>
        <w:left w:val="none" w:sz="0" w:space="0" w:color="auto"/>
        <w:bottom w:val="none" w:sz="0" w:space="0" w:color="auto"/>
        <w:right w:val="none" w:sz="0" w:space="0" w:color="auto"/>
      </w:divBdr>
    </w:div>
    <w:div w:id="694189224">
      <w:bodyDiv w:val="1"/>
      <w:marLeft w:val="0"/>
      <w:marRight w:val="0"/>
      <w:marTop w:val="0"/>
      <w:marBottom w:val="0"/>
      <w:divBdr>
        <w:top w:val="none" w:sz="0" w:space="0" w:color="auto"/>
        <w:left w:val="none" w:sz="0" w:space="0" w:color="auto"/>
        <w:bottom w:val="none" w:sz="0" w:space="0" w:color="auto"/>
        <w:right w:val="none" w:sz="0" w:space="0" w:color="auto"/>
      </w:divBdr>
    </w:div>
    <w:div w:id="703822226">
      <w:bodyDiv w:val="1"/>
      <w:marLeft w:val="0"/>
      <w:marRight w:val="0"/>
      <w:marTop w:val="0"/>
      <w:marBottom w:val="0"/>
      <w:divBdr>
        <w:top w:val="none" w:sz="0" w:space="0" w:color="auto"/>
        <w:left w:val="none" w:sz="0" w:space="0" w:color="auto"/>
        <w:bottom w:val="none" w:sz="0" w:space="0" w:color="auto"/>
        <w:right w:val="none" w:sz="0" w:space="0" w:color="auto"/>
      </w:divBdr>
    </w:div>
    <w:div w:id="751045772">
      <w:bodyDiv w:val="1"/>
      <w:marLeft w:val="0"/>
      <w:marRight w:val="0"/>
      <w:marTop w:val="0"/>
      <w:marBottom w:val="0"/>
      <w:divBdr>
        <w:top w:val="none" w:sz="0" w:space="0" w:color="auto"/>
        <w:left w:val="none" w:sz="0" w:space="0" w:color="auto"/>
        <w:bottom w:val="none" w:sz="0" w:space="0" w:color="auto"/>
        <w:right w:val="none" w:sz="0" w:space="0" w:color="auto"/>
      </w:divBdr>
    </w:div>
    <w:div w:id="753626641">
      <w:bodyDiv w:val="1"/>
      <w:marLeft w:val="0"/>
      <w:marRight w:val="0"/>
      <w:marTop w:val="0"/>
      <w:marBottom w:val="0"/>
      <w:divBdr>
        <w:top w:val="none" w:sz="0" w:space="0" w:color="auto"/>
        <w:left w:val="none" w:sz="0" w:space="0" w:color="auto"/>
        <w:bottom w:val="none" w:sz="0" w:space="0" w:color="auto"/>
        <w:right w:val="none" w:sz="0" w:space="0" w:color="auto"/>
      </w:divBdr>
      <w:divsChild>
        <w:div w:id="275598933">
          <w:marLeft w:val="0"/>
          <w:marRight w:val="0"/>
          <w:marTop w:val="0"/>
          <w:marBottom w:val="0"/>
          <w:divBdr>
            <w:top w:val="none" w:sz="0" w:space="0" w:color="auto"/>
            <w:left w:val="none" w:sz="0" w:space="0" w:color="auto"/>
            <w:bottom w:val="none" w:sz="0" w:space="0" w:color="auto"/>
            <w:right w:val="none" w:sz="0" w:space="0" w:color="auto"/>
          </w:divBdr>
        </w:div>
        <w:div w:id="736586951">
          <w:marLeft w:val="0"/>
          <w:marRight w:val="0"/>
          <w:marTop w:val="0"/>
          <w:marBottom w:val="0"/>
          <w:divBdr>
            <w:top w:val="none" w:sz="0" w:space="0" w:color="auto"/>
            <w:left w:val="none" w:sz="0" w:space="0" w:color="auto"/>
            <w:bottom w:val="none" w:sz="0" w:space="0" w:color="auto"/>
            <w:right w:val="none" w:sz="0" w:space="0" w:color="auto"/>
          </w:divBdr>
        </w:div>
      </w:divsChild>
    </w:div>
    <w:div w:id="773136610">
      <w:bodyDiv w:val="1"/>
      <w:marLeft w:val="0"/>
      <w:marRight w:val="0"/>
      <w:marTop w:val="0"/>
      <w:marBottom w:val="0"/>
      <w:divBdr>
        <w:top w:val="none" w:sz="0" w:space="0" w:color="auto"/>
        <w:left w:val="none" w:sz="0" w:space="0" w:color="auto"/>
        <w:bottom w:val="none" w:sz="0" w:space="0" w:color="auto"/>
        <w:right w:val="none" w:sz="0" w:space="0" w:color="auto"/>
      </w:divBdr>
    </w:div>
    <w:div w:id="777875435">
      <w:bodyDiv w:val="1"/>
      <w:marLeft w:val="0"/>
      <w:marRight w:val="0"/>
      <w:marTop w:val="0"/>
      <w:marBottom w:val="0"/>
      <w:divBdr>
        <w:top w:val="none" w:sz="0" w:space="0" w:color="auto"/>
        <w:left w:val="none" w:sz="0" w:space="0" w:color="auto"/>
        <w:bottom w:val="none" w:sz="0" w:space="0" w:color="auto"/>
        <w:right w:val="none" w:sz="0" w:space="0" w:color="auto"/>
      </w:divBdr>
    </w:div>
    <w:div w:id="786702026">
      <w:bodyDiv w:val="1"/>
      <w:marLeft w:val="0"/>
      <w:marRight w:val="0"/>
      <w:marTop w:val="0"/>
      <w:marBottom w:val="0"/>
      <w:divBdr>
        <w:top w:val="none" w:sz="0" w:space="0" w:color="auto"/>
        <w:left w:val="none" w:sz="0" w:space="0" w:color="auto"/>
        <w:bottom w:val="none" w:sz="0" w:space="0" w:color="auto"/>
        <w:right w:val="none" w:sz="0" w:space="0" w:color="auto"/>
      </w:divBdr>
    </w:div>
    <w:div w:id="799569185">
      <w:bodyDiv w:val="1"/>
      <w:marLeft w:val="0"/>
      <w:marRight w:val="0"/>
      <w:marTop w:val="0"/>
      <w:marBottom w:val="0"/>
      <w:divBdr>
        <w:top w:val="none" w:sz="0" w:space="0" w:color="auto"/>
        <w:left w:val="none" w:sz="0" w:space="0" w:color="auto"/>
        <w:bottom w:val="none" w:sz="0" w:space="0" w:color="auto"/>
        <w:right w:val="none" w:sz="0" w:space="0" w:color="auto"/>
      </w:divBdr>
    </w:div>
    <w:div w:id="809445452">
      <w:bodyDiv w:val="1"/>
      <w:marLeft w:val="0"/>
      <w:marRight w:val="0"/>
      <w:marTop w:val="0"/>
      <w:marBottom w:val="0"/>
      <w:divBdr>
        <w:top w:val="none" w:sz="0" w:space="0" w:color="auto"/>
        <w:left w:val="none" w:sz="0" w:space="0" w:color="auto"/>
        <w:bottom w:val="none" w:sz="0" w:space="0" w:color="auto"/>
        <w:right w:val="none" w:sz="0" w:space="0" w:color="auto"/>
      </w:divBdr>
    </w:div>
    <w:div w:id="817112251">
      <w:bodyDiv w:val="1"/>
      <w:marLeft w:val="0"/>
      <w:marRight w:val="0"/>
      <w:marTop w:val="0"/>
      <w:marBottom w:val="0"/>
      <w:divBdr>
        <w:top w:val="none" w:sz="0" w:space="0" w:color="auto"/>
        <w:left w:val="none" w:sz="0" w:space="0" w:color="auto"/>
        <w:bottom w:val="none" w:sz="0" w:space="0" w:color="auto"/>
        <w:right w:val="none" w:sz="0" w:space="0" w:color="auto"/>
      </w:divBdr>
      <w:divsChild>
        <w:div w:id="81726627">
          <w:marLeft w:val="0"/>
          <w:marRight w:val="0"/>
          <w:marTop w:val="0"/>
          <w:marBottom w:val="0"/>
          <w:divBdr>
            <w:top w:val="none" w:sz="0" w:space="0" w:color="auto"/>
            <w:left w:val="none" w:sz="0" w:space="0" w:color="auto"/>
            <w:bottom w:val="none" w:sz="0" w:space="0" w:color="auto"/>
            <w:right w:val="none" w:sz="0" w:space="0" w:color="auto"/>
          </w:divBdr>
        </w:div>
        <w:div w:id="1423262215">
          <w:marLeft w:val="0"/>
          <w:marRight w:val="0"/>
          <w:marTop w:val="0"/>
          <w:marBottom w:val="0"/>
          <w:divBdr>
            <w:top w:val="none" w:sz="0" w:space="0" w:color="auto"/>
            <w:left w:val="none" w:sz="0" w:space="0" w:color="auto"/>
            <w:bottom w:val="none" w:sz="0" w:space="0" w:color="auto"/>
            <w:right w:val="none" w:sz="0" w:space="0" w:color="auto"/>
          </w:divBdr>
        </w:div>
      </w:divsChild>
    </w:div>
    <w:div w:id="830564970">
      <w:bodyDiv w:val="1"/>
      <w:marLeft w:val="0"/>
      <w:marRight w:val="0"/>
      <w:marTop w:val="0"/>
      <w:marBottom w:val="0"/>
      <w:divBdr>
        <w:top w:val="none" w:sz="0" w:space="0" w:color="auto"/>
        <w:left w:val="none" w:sz="0" w:space="0" w:color="auto"/>
        <w:bottom w:val="none" w:sz="0" w:space="0" w:color="auto"/>
        <w:right w:val="none" w:sz="0" w:space="0" w:color="auto"/>
      </w:divBdr>
      <w:divsChild>
        <w:div w:id="953251242">
          <w:marLeft w:val="0"/>
          <w:marRight w:val="0"/>
          <w:marTop w:val="0"/>
          <w:marBottom w:val="0"/>
          <w:divBdr>
            <w:top w:val="none" w:sz="0" w:space="0" w:color="auto"/>
            <w:left w:val="none" w:sz="0" w:space="0" w:color="auto"/>
            <w:bottom w:val="none" w:sz="0" w:space="0" w:color="auto"/>
            <w:right w:val="none" w:sz="0" w:space="0" w:color="auto"/>
          </w:divBdr>
          <w:divsChild>
            <w:div w:id="2043630279">
              <w:marLeft w:val="0"/>
              <w:marRight w:val="0"/>
              <w:marTop w:val="0"/>
              <w:marBottom w:val="0"/>
              <w:divBdr>
                <w:top w:val="none" w:sz="0" w:space="0" w:color="auto"/>
                <w:left w:val="none" w:sz="0" w:space="0" w:color="auto"/>
                <w:bottom w:val="none" w:sz="0" w:space="0" w:color="auto"/>
                <w:right w:val="none" w:sz="0" w:space="0" w:color="auto"/>
              </w:divBdr>
              <w:divsChild>
                <w:div w:id="53196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973951">
      <w:bodyDiv w:val="1"/>
      <w:marLeft w:val="0"/>
      <w:marRight w:val="0"/>
      <w:marTop w:val="0"/>
      <w:marBottom w:val="0"/>
      <w:divBdr>
        <w:top w:val="none" w:sz="0" w:space="0" w:color="auto"/>
        <w:left w:val="none" w:sz="0" w:space="0" w:color="auto"/>
        <w:bottom w:val="none" w:sz="0" w:space="0" w:color="auto"/>
        <w:right w:val="none" w:sz="0" w:space="0" w:color="auto"/>
      </w:divBdr>
    </w:div>
    <w:div w:id="848956483">
      <w:bodyDiv w:val="1"/>
      <w:marLeft w:val="0"/>
      <w:marRight w:val="0"/>
      <w:marTop w:val="0"/>
      <w:marBottom w:val="0"/>
      <w:divBdr>
        <w:top w:val="none" w:sz="0" w:space="0" w:color="auto"/>
        <w:left w:val="none" w:sz="0" w:space="0" w:color="auto"/>
        <w:bottom w:val="none" w:sz="0" w:space="0" w:color="auto"/>
        <w:right w:val="none" w:sz="0" w:space="0" w:color="auto"/>
      </w:divBdr>
    </w:div>
    <w:div w:id="860625800">
      <w:bodyDiv w:val="1"/>
      <w:marLeft w:val="0"/>
      <w:marRight w:val="0"/>
      <w:marTop w:val="0"/>
      <w:marBottom w:val="0"/>
      <w:divBdr>
        <w:top w:val="none" w:sz="0" w:space="0" w:color="auto"/>
        <w:left w:val="none" w:sz="0" w:space="0" w:color="auto"/>
        <w:bottom w:val="none" w:sz="0" w:space="0" w:color="auto"/>
        <w:right w:val="none" w:sz="0" w:space="0" w:color="auto"/>
      </w:divBdr>
    </w:div>
    <w:div w:id="866059649">
      <w:bodyDiv w:val="1"/>
      <w:marLeft w:val="0"/>
      <w:marRight w:val="0"/>
      <w:marTop w:val="0"/>
      <w:marBottom w:val="0"/>
      <w:divBdr>
        <w:top w:val="none" w:sz="0" w:space="0" w:color="auto"/>
        <w:left w:val="none" w:sz="0" w:space="0" w:color="auto"/>
        <w:bottom w:val="none" w:sz="0" w:space="0" w:color="auto"/>
        <w:right w:val="none" w:sz="0" w:space="0" w:color="auto"/>
      </w:divBdr>
    </w:div>
    <w:div w:id="867180332">
      <w:bodyDiv w:val="1"/>
      <w:marLeft w:val="0"/>
      <w:marRight w:val="0"/>
      <w:marTop w:val="0"/>
      <w:marBottom w:val="0"/>
      <w:divBdr>
        <w:top w:val="none" w:sz="0" w:space="0" w:color="auto"/>
        <w:left w:val="none" w:sz="0" w:space="0" w:color="auto"/>
        <w:bottom w:val="none" w:sz="0" w:space="0" w:color="auto"/>
        <w:right w:val="none" w:sz="0" w:space="0" w:color="auto"/>
      </w:divBdr>
    </w:div>
    <w:div w:id="879393942">
      <w:bodyDiv w:val="1"/>
      <w:marLeft w:val="0"/>
      <w:marRight w:val="0"/>
      <w:marTop w:val="0"/>
      <w:marBottom w:val="0"/>
      <w:divBdr>
        <w:top w:val="none" w:sz="0" w:space="0" w:color="auto"/>
        <w:left w:val="none" w:sz="0" w:space="0" w:color="auto"/>
        <w:bottom w:val="none" w:sz="0" w:space="0" w:color="auto"/>
        <w:right w:val="none" w:sz="0" w:space="0" w:color="auto"/>
      </w:divBdr>
    </w:div>
    <w:div w:id="886263210">
      <w:bodyDiv w:val="1"/>
      <w:marLeft w:val="0"/>
      <w:marRight w:val="0"/>
      <w:marTop w:val="0"/>
      <w:marBottom w:val="0"/>
      <w:divBdr>
        <w:top w:val="none" w:sz="0" w:space="0" w:color="auto"/>
        <w:left w:val="none" w:sz="0" w:space="0" w:color="auto"/>
        <w:bottom w:val="none" w:sz="0" w:space="0" w:color="auto"/>
        <w:right w:val="none" w:sz="0" w:space="0" w:color="auto"/>
      </w:divBdr>
    </w:div>
    <w:div w:id="904611791">
      <w:bodyDiv w:val="1"/>
      <w:marLeft w:val="0"/>
      <w:marRight w:val="0"/>
      <w:marTop w:val="0"/>
      <w:marBottom w:val="0"/>
      <w:divBdr>
        <w:top w:val="none" w:sz="0" w:space="0" w:color="auto"/>
        <w:left w:val="none" w:sz="0" w:space="0" w:color="auto"/>
        <w:bottom w:val="none" w:sz="0" w:space="0" w:color="auto"/>
        <w:right w:val="none" w:sz="0" w:space="0" w:color="auto"/>
      </w:divBdr>
    </w:div>
    <w:div w:id="921794789">
      <w:bodyDiv w:val="1"/>
      <w:marLeft w:val="0"/>
      <w:marRight w:val="0"/>
      <w:marTop w:val="0"/>
      <w:marBottom w:val="0"/>
      <w:divBdr>
        <w:top w:val="none" w:sz="0" w:space="0" w:color="auto"/>
        <w:left w:val="none" w:sz="0" w:space="0" w:color="auto"/>
        <w:bottom w:val="none" w:sz="0" w:space="0" w:color="auto"/>
        <w:right w:val="none" w:sz="0" w:space="0" w:color="auto"/>
      </w:divBdr>
    </w:div>
    <w:div w:id="923682902">
      <w:bodyDiv w:val="1"/>
      <w:marLeft w:val="0"/>
      <w:marRight w:val="0"/>
      <w:marTop w:val="0"/>
      <w:marBottom w:val="0"/>
      <w:divBdr>
        <w:top w:val="none" w:sz="0" w:space="0" w:color="auto"/>
        <w:left w:val="none" w:sz="0" w:space="0" w:color="auto"/>
        <w:bottom w:val="none" w:sz="0" w:space="0" w:color="auto"/>
        <w:right w:val="none" w:sz="0" w:space="0" w:color="auto"/>
      </w:divBdr>
    </w:div>
    <w:div w:id="925698399">
      <w:bodyDiv w:val="1"/>
      <w:marLeft w:val="0"/>
      <w:marRight w:val="0"/>
      <w:marTop w:val="0"/>
      <w:marBottom w:val="0"/>
      <w:divBdr>
        <w:top w:val="none" w:sz="0" w:space="0" w:color="auto"/>
        <w:left w:val="none" w:sz="0" w:space="0" w:color="auto"/>
        <w:bottom w:val="none" w:sz="0" w:space="0" w:color="auto"/>
        <w:right w:val="none" w:sz="0" w:space="0" w:color="auto"/>
      </w:divBdr>
    </w:div>
    <w:div w:id="928078556">
      <w:bodyDiv w:val="1"/>
      <w:marLeft w:val="0"/>
      <w:marRight w:val="0"/>
      <w:marTop w:val="0"/>
      <w:marBottom w:val="0"/>
      <w:divBdr>
        <w:top w:val="none" w:sz="0" w:space="0" w:color="auto"/>
        <w:left w:val="none" w:sz="0" w:space="0" w:color="auto"/>
        <w:bottom w:val="none" w:sz="0" w:space="0" w:color="auto"/>
        <w:right w:val="none" w:sz="0" w:space="0" w:color="auto"/>
      </w:divBdr>
    </w:div>
    <w:div w:id="936710900">
      <w:bodyDiv w:val="1"/>
      <w:marLeft w:val="0"/>
      <w:marRight w:val="0"/>
      <w:marTop w:val="0"/>
      <w:marBottom w:val="0"/>
      <w:divBdr>
        <w:top w:val="none" w:sz="0" w:space="0" w:color="auto"/>
        <w:left w:val="none" w:sz="0" w:space="0" w:color="auto"/>
        <w:bottom w:val="none" w:sz="0" w:space="0" w:color="auto"/>
        <w:right w:val="none" w:sz="0" w:space="0" w:color="auto"/>
      </w:divBdr>
      <w:divsChild>
        <w:div w:id="1352410566">
          <w:marLeft w:val="0"/>
          <w:marRight w:val="0"/>
          <w:marTop w:val="0"/>
          <w:marBottom w:val="0"/>
          <w:divBdr>
            <w:top w:val="none" w:sz="0" w:space="0" w:color="auto"/>
            <w:left w:val="none" w:sz="0" w:space="0" w:color="auto"/>
            <w:bottom w:val="none" w:sz="0" w:space="0" w:color="auto"/>
            <w:right w:val="none" w:sz="0" w:space="0" w:color="auto"/>
          </w:divBdr>
          <w:divsChild>
            <w:div w:id="764348782">
              <w:marLeft w:val="0"/>
              <w:marRight w:val="0"/>
              <w:marTop w:val="0"/>
              <w:marBottom w:val="0"/>
              <w:divBdr>
                <w:top w:val="none" w:sz="0" w:space="0" w:color="auto"/>
                <w:left w:val="none" w:sz="0" w:space="0" w:color="auto"/>
                <w:bottom w:val="none" w:sz="0" w:space="0" w:color="auto"/>
                <w:right w:val="none" w:sz="0" w:space="0" w:color="auto"/>
              </w:divBdr>
              <w:divsChild>
                <w:div w:id="128145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714375">
      <w:bodyDiv w:val="1"/>
      <w:marLeft w:val="0"/>
      <w:marRight w:val="0"/>
      <w:marTop w:val="0"/>
      <w:marBottom w:val="0"/>
      <w:divBdr>
        <w:top w:val="none" w:sz="0" w:space="0" w:color="auto"/>
        <w:left w:val="none" w:sz="0" w:space="0" w:color="auto"/>
        <w:bottom w:val="none" w:sz="0" w:space="0" w:color="auto"/>
        <w:right w:val="none" w:sz="0" w:space="0" w:color="auto"/>
      </w:divBdr>
    </w:div>
    <w:div w:id="945622059">
      <w:bodyDiv w:val="1"/>
      <w:marLeft w:val="0"/>
      <w:marRight w:val="0"/>
      <w:marTop w:val="0"/>
      <w:marBottom w:val="0"/>
      <w:divBdr>
        <w:top w:val="none" w:sz="0" w:space="0" w:color="auto"/>
        <w:left w:val="none" w:sz="0" w:space="0" w:color="auto"/>
        <w:bottom w:val="none" w:sz="0" w:space="0" w:color="auto"/>
        <w:right w:val="none" w:sz="0" w:space="0" w:color="auto"/>
      </w:divBdr>
    </w:div>
    <w:div w:id="948584678">
      <w:bodyDiv w:val="1"/>
      <w:marLeft w:val="0"/>
      <w:marRight w:val="0"/>
      <w:marTop w:val="0"/>
      <w:marBottom w:val="0"/>
      <w:divBdr>
        <w:top w:val="none" w:sz="0" w:space="0" w:color="auto"/>
        <w:left w:val="none" w:sz="0" w:space="0" w:color="auto"/>
        <w:bottom w:val="none" w:sz="0" w:space="0" w:color="auto"/>
        <w:right w:val="none" w:sz="0" w:space="0" w:color="auto"/>
      </w:divBdr>
      <w:divsChild>
        <w:div w:id="1114252982">
          <w:marLeft w:val="0"/>
          <w:marRight w:val="0"/>
          <w:marTop w:val="0"/>
          <w:marBottom w:val="75"/>
          <w:divBdr>
            <w:top w:val="none" w:sz="0" w:space="0" w:color="auto"/>
            <w:left w:val="none" w:sz="0" w:space="0" w:color="auto"/>
            <w:bottom w:val="none" w:sz="0" w:space="0" w:color="auto"/>
            <w:right w:val="none" w:sz="0" w:space="0" w:color="auto"/>
          </w:divBdr>
        </w:div>
      </w:divsChild>
    </w:div>
    <w:div w:id="948659773">
      <w:bodyDiv w:val="1"/>
      <w:marLeft w:val="0"/>
      <w:marRight w:val="0"/>
      <w:marTop w:val="0"/>
      <w:marBottom w:val="0"/>
      <w:divBdr>
        <w:top w:val="none" w:sz="0" w:space="0" w:color="auto"/>
        <w:left w:val="none" w:sz="0" w:space="0" w:color="auto"/>
        <w:bottom w:val="none" w:sz="0" w:space="0" w:color="auto"/>
        <w:right w:val="none" w:sz="0" w:space="0" w:color="auto"/>
      </w:divBdr>
    </w:div>
    <w:div w:id="1010260778">
      <w:bodyDiv w:val="1"/>
      <w:marLeft w:val="0"/>
      <w:marRight w:val="0"/>
      <w:marTop w:val="0"/>
      <w:marBottom w:val="0"/>
      <w:divBdr>
        <w:top w:val="none" w:sz="0" w:space="0" w:color="auto"/>
        <w:left w:val="none" w:sz="0" w:space="0" w:color="auto"/>
        <w:bottom w:val="none" w:sz="0" w:space="0" w:color="auto"/>
        <w:right w:val="none" w:sz="0" w:space="0" w:color="auto"/>
      </w:divBdr>
    </w:div>
    <w:div w:id="1021590552">
      <w:bodyDiv w:val="1"/>
      <w:marLeft w:val="0"/>
      <w:marRight w:val="0"/>
      <w:marTop w:val="0"/>
      <w:marBottom w:val="0"/>
      <w:divBdr>
        <w:top w:val="none" w:sz="0" w:space="0" w:color="auto"/>
        <w:left w:val="none" w:sz="0" w:space="0" w:color="auto"/>
        <w:bottom w:val="none" w:sz="0" w:space="0" w:color="auto"/>
        <w:right w:val="none" w:sz="0" w:space="0" w:color="auto"/>
      </w:divBdr>
    </w:div>
    <w:div w:id="1024327769">
      <w:bodyDiv w:val="1"/>
      <w:marLeft w:val="0"/>
      <w:marRight w:val="0"/>
      <w:marTop w:val="0"/>
      <w:marBottom w:val="0"/>
      <w:divBdr>
        <w:top w:val="none" w:sz="0" w:space="0" w:color="auto"/>
        <w:left w:val="none" w:sz="0" w:space="0" w:color="auto"/>
        <w:bottom w:val="none" w:sz="0" w:space="0" w:color="auto"/>
        <w:right w:val="none" w:sz="0" w:space="0" w:color="auto"/>
      </w:divBdr>
    </w:div>
    <w:div w:id="1025598079">
      <w:bodyDiv w:val="1"/>
      <w:marLeft w:val="0"/>
      <w:marRight w:val="0"/>
      <w:marTop w:val="0"/>
      <w:marBottom w:val="0"/>
      <w:divBdr>
        <w:top w:val="none" w:sz="0" w:space="0" w:color="auto"/>
        <w:left w:val="none" w:sz="0" w:space="0" w:color="auto"/>
        <w:bottom w:val="none" w:sz="0" w:space="0" w:color="auto"/>
        <w:right w:val="none" w:sz="0" w:space="0" w:color="auto"/>
      </w:divBdr>
    </w:div>
    <w:div w:id="1036809067">
      <w:bodyDiv w:val="1"/>
      <w:marLeft w:val="0"/>
      <w:marRight w:val="0"/>
      <w:marTop w:val="0"/>
      <w:marBottom w:val="0"/>
      <w:divBdr>
        <w:top w:val="none" w:sz="0" w:space="0" w:color="auto"/>
        <w:left w:val="none" w:sz="0" w:space="0" w:color="auto"/>
        <w:bottom w:val="none" w:sz="0" w:space="0" w:color="auto"/>
        <w:right w:val="none" w:sz="0" w:space="0" w:color="auto"/>
      </w:divBdr>
    </w:div>
    <w:div w:id="1067338865">
      <w:bodyDiv w:val="1"/>
      <w:marLeft w:val="0"/>
      <w:marRight w:val="0"/>
      <w:marTop w:val="0"/>
      <w:marBottom w:val="0"/>
      <w:divBdr>
        <w:top w:val="none" w:sz="0" w:space="0" w:color="auto"/>
        <w:left w:val="none" w:sz="0" w:space="0" w:color="auto"/>
        <w:bottom w:val="none" w:sz="0" w:space="0" w:color="auto"/>
        <w:right w:val="none" w:sz="0" w:space="0" w:color="auto"/>
      </w:divBdr>
    </w:div>
    <w:div w:id="1090616750">
      <w:bodyDiv w:val="1"/>
      <w:marLeft w:val="0"/>
      <w:marRight w:val="0"/>
      <w:marTop w:val="0"/>
      <w:marBottom w:val="0"/>
      <w:divBdr>
        <w:top w:val="none" w:sz="0" w:space="0" w:color="auto"/>
        <w:left w:val="none" w:sz="0" w:space="0" w:color="auto"/>
        <w:bottom w:val="none" w:sz="0" w:space="0" w:color="auto"/>
        <w:right w:val="none" w:sz="0" w:space="0" w:color="auto"/>
      </w:divBdr>
    </w:div>
    <w:div w:id="1091511081">
      <w:bodyDiv w:val="1"/>
      <w:marLeft w:val="0"/>
      <w:marRight w:val="0"/>
      <w:marTop w:val="0"/>
      <w:marBottom w:val="0"/>
      <w:divBdr>
        <w:top w:val="none" w:sz="0" w:space="0" w:color="auto"/>
        <w:left w:val="none" w:sz="0" w:space="0" w:color="auto"/>
        <w:bottom w:val="none" w:sz="0" w:space="0" w:color="auto"/>
        <w:right w:val="none" w:sz="0" w:space="0" w:color="auto"/>
      </w:divBdr>
    </w:div>
    <w:div w:id="1105803908">
      <w:bodyDiv w:val="1"/>
      <w:marLeft w:val="0"/>
      <w:marRight w:val="0"/>
      <w:marTop w:val="0"/>
      <w:marBottom w:val="0"/>
      <w:divBdr>
        <w:top w:val="none" w:sz="0" w:space="0" w:color="auto"/>
        <w:left w:val="none" w:sz="0" w:space="0" w:color="auto"/>
        <w:bottom w:val="none" w:sz="0" w:space="0" w:color="auto"/>
        <w:right w:val="none" w:sz="0" w:space="0" w:color="auto"/>
      </w:divBdr>
    </w:div>
    <w:div w:id="1139303807">
      <w:bodyDiv w:val="1"/>
      <w:marLeft w:val="0"/>
      <w:marRight w:val="0"/>
      <w:marTop w:val="0"/>
      <w:marBottom w:val="0"/>
      <w:divBdr>
        <w:top w:val="none" w:sz="0" w:space="0" w:color="auto"/>
        <w:left w:val="none" w:sz="0" w:space="0" w:color="auto"/>
        <w:bottom w:val="none" w:sz="0" w:space="0" w:color="auto"/>
        <w:right w:val="none" w:sz="0" w:space="0" w:color="auto"/>
      </w:divBdr>
    </w:div>
    <w:div w:id="1140809269">
      <w:bodyDiv w:val="1"/>
      <w:marLeft w:val="0"/>
      <w:marRight w:val="0"/>
      <w:marTop w:val="0"/>
      <w:marBottom w:val="0"/>
      <w:divBdr>
        <w:top w:val="none" w:sz="0" w:space="0" w:color="auto"/>
        <w:left w:val="none" w:sz="0" w:space="0" w:color="auto"/>
        <w:bottom w:val="none" w:sz="0" w:space="0" w:color="auto"/>
        <w:right w:val="none" w:sz="0" w:space="0" w:color="auto"/>
      </w:divBdr>
    </w:div>
    <w:div w:id="1171483682">
      <w:bodyDiv w:val="1"/>
      <w:marLeft w:val="0"/>
      <w:marRight w:val="0"/>
      <w:marTop w:val="0"/>
      <w:marBottom w:val="0"/>
      <w:divBdr>
        <w:top w:val="none" w:sz="0" w:space="0" w:color="auto"/>
        <w:left w:val="none" w:sz="0" w:space="0" w:color="auto"/>
        <w:bottom w:val="none" w:sz="0" w:space="0" w:color="auto"/>
        <w:right w:val="none" w:sz="0" w:space="0" w:color="auto"/>
      </w:divBdr>
      <w:divsChild>
        <w:div w:id="147403478">
          <w:marLeft w:val="0"/>
          <w:marRight w:val="0"/>
          <w:marTop w:val="0"/>
          <w:marBottom w:val="0"/>
          <w:divBdr>
            <w:top w:val="none" w:sz="0" w:space="0" w:color="auto"/>
            <w:left w:val="none" w:sz="0" w:space="0" w:color="auto"/>
            <w:bottom w:val="none" w:sz="0" w:space="0" w:color="auto"/>
            <w:right w:val="none" w:sz="0" w:space="0" w:color="auto"/>
          </w:divBdr>
        </w:div>
        <w:div w:id="1709452980">
          <w:marLeft w:val="0"/>
          <w:marRight w:val="0"/>
          <w:marTop w:val="0"/>
          <w:marBottom w:val="0"/>
          <w:divBdr>
            <w:top w:val="none" w:sz="0" w:space="0" w:color="auto"/>
            <w:left w:val="none" w:sz="0" w:space="0" w:color="auto"/>
            <w:bottom w:val="none" w:sz="0" w:space="0" w:color="auto"/>
            <w:right w:val="none" w:sz="0" w:space="0" w:color="auto"/>
          </w:divBdr>
          <w:divsChild>
            <w:div w:id="138899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415560">
      <w:bodyDiv w:val="1"/>
      <w:marLeft w:val="0"/>
      <w:marRight w:val="0"/>
      <w:marTop w:val="0"/>
      <w:marBottom w:val="0"/>
      <w:divBdr>
        <w:top w:val="none" w:sz="0" w:space="0" w:color="auto"/>
        <w:left w:val="none" w:sz="0" w:space="0" w:color="auto"/>
        <w:bottom w:val="none" w:sz="0" w:space="0" w:color="auto"/>
        <w:right w:val="none" w:sz="0" w:space="0" w:color="auto"/>
      </w:divBdr>
    </w:div>
    <w:div w:id="1195844348">
      <w:bodyDiv w:val="1"/>
      <w:marLeft w:val="0"/>
      <w:marRight w:val="0"/>
      <w:marTop w:val="0"/>
      <w:marBottom w:val="0"/>
      <w:divBdr>
        <w:top w:val="none" w:sz="0" w:space="0" w:color="auto"/>
        <w:left w:val="none" w:sz="0" w:space="0" w:color="auto"/>
        <w:bottom w:val="none" w:sz="0" w:space="0" w:color="auto"/>
        <w:right w:val="none" w:sz="0" w:space="0" w:color="auto"/>
      </w:divBdr>
    </w:div>
    <w:div w:id="1202353971">
      <w:bodyDiv w:val="1"/>
      <w:marLeft w:val="0"/>
      <w:marRight w:val="0"/>
      <w:marTop w:val="0"/>
      <w:marBottom w:val="0"/>
      <w:divBdr>
        <w:top w:val="none" w:sz="0" w:space="0" w:color="auto"/>
        <w:left w:val="none" w:sz="0" w:space="0" w:color="auto"/>
        <w:bottom w:val="none" w:sz="0" w:space="0" w:color="auto"/>
        <w:right w:val="none" w:sz="0" w:space="0" w:color="auto"/>
      </w:divBdr>
    </w:div>
    <w:div w:id="1204827210">
      <w:bodyDiv w:val="1"/>
      <w:marLeft w:val="0"/>
      <w:marRight w:val="0"/>
      <w:marTop w:val="0"/>
      <w:marBottom w:val="0"/>
      <w:divBdr>
        <w:top w:val="none" w:sz="0" w:space="0" w:color="auto"/>
        <w:left w:val="none" w:sz="0" w:space="0" w:color="auto"/>
        <w:bottom w:val="none" w:sz="0" w:space="0" w:color="auto"/>
        <w:right w:val="none" w:sz="0" w:space="0" w:color="auto"/>
      </w:divBdr>
      <w:divsChild>
        <w:div w:id="1423337861">
          <w:marLeft w:val="0"/>
          <w:marRight w:val="0"/>
          <w:marTop w:val="0"/>
          <w:marBottom w:val="75"/>
          <w:divBdr>
            <w:top w:val="none" w:sz="0" w:space="0" w:color="auto"/>
            <w:left w:val="none" w:sz="0" w:space="0" w:color="auto"/>
            <w:bottom w:val="none" w:sz="0" w:space="0" w:color="auto"/>
            <w:right w:val="none" w:sz="0" w:space="0" w:color="auto"/>
          </w:divBdr>
        </w:div>
      </w:divsChild>
    </w:div>
    <w:div w:id="1222519269">
      <w:bodyDiv w:val="1"/>
      <w:marLeft w:val="0"/>
      <w:marRight w:val="0"/>
      <w:marTop w:val="0"/>
      <w:marBottom w:val="0"/>
      <w:divBdr>
        <w:top w:val="none" w:sz="0" w:space="0" w:color="auto"/>
        <w:left w:val="none" w:sz="0" w:space="0" w:color="auto"/>
        <w:bottom w:val="none" w:sz="0" w:space="0" w:color="auto"/>
        <w:right w:val="none" w:sz="0" w:space="0" w:color="auto"/>
      </w:divBdr>
    </w:div>
    <w:div w:id="1237208581">
      <w:bodyDiv w:val="1"/>
      <w:marLeft w:val="0"/>
      <w:marRight w:val="0"/>
      <w:marTop w:val="0"/>
      <w:marBottom w:val="0"/>
      <w:divBdr>
        <w:top w:val="none" w:sz="0" w:space="0" w:color="auto"/>
        <w:left w:val="none" w:sz="0" w:space="0" w:color="auto"/>
        <w:bottom w:val="none" w:sz="0" w:space="0" w:color="auto"/>
        <w:right w:val="none" w:sz="0" w:space="0" w:color="auto"/>
      </w:divBdr>
    </w:div>
    <w:div w:id="1257249566">
      <w:bodyDiv w:val="1"/>
      <w:marLeft w:val="0"/>
      <w:marRight w:val="0"/>
      <w:marTop w:val="0"/>
      <w:marBottom w:val="0"/>
      <w:divBdr>
        <w:top w:val="none" w:sz="0" w:space="0" w:color="auto"/>
        <w:left w:val="none" w:sz="0" w:space="0" w:color="auto"/>
        <w:bottom w:val="none" w:sz="0" w:space="0" w:color="auto"/>
        <w:right w:val="none" w:sz="0" w:space="0" w:color="auto"/>
      </w:divBdr>
    </w:div>
    <w:div w:id="1280332363">
      <w:bodyDiv w:val="1"/>
      <w:marLeft w:val="0"/>
      <w:marRight w:val="0"/>
      <w:marTop w:val="0"/>
      <w:marBottom w:val="0"/>
      <w:divBdr>
        <w:top w:val="none" w:sz="0" w:space="0" w:color="auto"/>
        <w:left w:val="none" w:sz="0" w:space="0" w:color="auto"/>
        <w:bottom w:val="none" w:sz="0" w:space="0" w:color="auto"/>
        <w:right w:val="none" w:sz="0" w:space="0" w:color="auto"/>
      </w:divBdr>
    </w:div>
    <w:div w:id="1287466916">
      <w:bodyDiv w:val="1"/>
      <w:marLeft w:val="0"/>
      <w:marRight w:val="0"/>
      <w:marTop w:val="0"/>
      <w:marBottom w:val="0"/>
      <w:divBdr>
        <w:top w:val="none" w:sz="0" w:space="0" w:color="auto"/>
        <w:left w:val="none" w:sz="0" w:space="0" w:color="auto"/>
        <w:bottom w:val="none" w:sz="0" w:space="0" w:color="auto"/>
        <w:right w:val="none" w:sz="0" w:space="0" w:color="auto"/>
      </w:divBdr>
    </w:div>
    <w:div w:id="1298491931">
      <w:bodyDiv w:val="1"/>
      <w:marLeft w:val="0"/>
      <w:marRight w:val="0"/>
      <w:marTop w:val="0"/>
      <w:marBottom w:val="0"/>
      <w:divBdr>
        <w:top w:val="none" w:sz="0" w:space="0" w:color="auto"/>
        <w:left w:val="none" w:sz="0" w:space="0" w:color="auto"/>
        <w:bottom w:val="none" w:sz="0" w:space="0" w:color="auto"/>
        <w:right w:val="none" w:sz="0" w:space="0" w:color="auto"/>
      </w:divBdr>
    </w:div>
    <w:div w:id="1334532658">
      <w:bodyDiv w:val="1"/>
      <w:marLeft w:val="0"/>
      <w:marRight w:val="0"/>
      <w:marTop w:val="0"/>
      <w:marBottom w:val="0"/>
      <w:divBdr>
        <w:top w:val="none" w:sz="0" w:space="0" w:color="auto"/>
        <w:left w:val="none" w:sz="0" w:space="0" w:color="auto"/>
        <w:bottom w:val="none" w:sz="0" w:space="0" w:color="auto"/>
        <w:right w:val="none" w:sz="0" w:space="0" w:color="auto"/>
      </w:divBdr>
    </w:div>
    <w:div w:id="1343892439">
      <w:bodyDiv w:val="1"/>
      <w:marLeft w:val="0"/>
      <w:marRight w:val="0"/>
      <w:marTop w:val="0"/>
      <w:marBottom w:val="0"/>
      <w:divBdr>
        <w:top w:val="none" w:sz="0" w:space="0" w:color="auto"/>
        <w:left w:val="none" w:sz="0" w:space="0" w:color="auto"/>
        <w:bottom w:val="none" w:sz="0" w:space="0" w:color="auto"/>
        <w:right w:val="none" w:sz="0" w:space="0" w:color="auto"/>
      </w:divBdr>
    </w:div>
    <w:div w:id="1351908573">
      <w:bodyDiv w:val="1"/>
      <w:marLeft w:val="0"/>
      <w:marRight w:val="0"/>
      <w:marTop w:val="0"/>
      <w:marBottom w:val="0"/>
      <w:divBdr>
        <w:top w:val="none" w:sz="0" w:space="0" w:color="auto"/>
        <w:left w:val="none" w:sz="0" w:space="0" w:color="auto"/>
        <w:bottom w:val="none" w:sz="0" w:space="0" w:color="auto"/>
        <w:right w:val="none" w:sz="0" w:space="0" w:color="auto"/>
      </w:divBdr>
    </w:div>
    <w:div w:id="1359309063">
      <w:bodyDiv w:val="1"/>
      <w:marLeft w:val="0"/>
      <w:marRight w:val="0"/>
      <w:marTop w:val="0"/>
      <w:marBottom w:val="0"/>
      <w:divBdr>
        <w:top w:val="none" w:sz="0" w:space="0" w:color="auto"/>
        <w:left w:val="none" w:sz="0" w:space="0" w:color="auto"/>
        <w:bottom w:val="none" w:sz="0" w:space="0" w:color="auto"/>
        <w:right w:val="none" w:sz="0" w:space="0" w:color="auto"/>
      </w:divBdr>
    </w:div>
    <w:div w:id="1362897093">
      <w:bodyDiv w:val="1"/>
      <w:marLeft w:val="0"/>
      <w:marRight w:val="0"/>
      <w:marTop w:val="0"/>
      <w:marBottom w:val="0"/>
      <w:divBdr>
        <w:top w:val="none" w:sz="0" w:space="0" w:color="auto"/>
        <w:left w:val="none" w:sz="0" w:space="0" w:color="auto"/>
        <w:bottom w:val="none" w:sz="0" w:space="0" w:color="auto"/>
        <w:right w:val="none" w:sz="0" w:space="0" w:color="auto"/>
      </w:divBdr>
      <w:divsChild>
        <w:div w:id="520322733">
          <w:marLeft w:val="0"/>
          <w:marRight w:val="0"/>
          <w:marTop w:val="0"/>
          <w:marBottom w:val="0"/>
          <w:divBdr>
            <w:top w:val="none" w:sz="0" w:space="0" w:color="auto"/>
            <w:left w:val="none" w:sz="0" w:space="0" w:color="auto"/>
            <w:bottom w:val="none" w:sz="0" w:space="0" w:color="auto"/>
            <w:right w:val="none" w:sz="0" w:space="0" w:color="auto"/>
          </w:divBdr>
          <w:divsChild>
            <w:div w:id="816729731">
              <w:marLeft w:val="0"/>
              <w:marRight w:val="0"/>
              <w:marTop w:val="0"/>
              <w:marBottom w:val="0"/>
              <w:divBdr>
                <w:top w:val="none" w:sz="0" w:space="0" w:color="auto"/>
                <w:left w:val="none" w:sz="0" w:space="0" w:color="auto"/>
                <w:bottom w:val="none" w:sz="0" w:space="0" w:color="auto"/>
                <w:right w:val="none" w:sz="0" w:space="0" w:color="auto"/>
              </w:divBdr>
              <w:divsChild>
                <w:div w:id="112507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403212303">
      <w:bodyDiv w:val="1"/>
      <w:marLeft w:val="0"/>
      <w:marRight w:val="0"/>
      <w:marTop w:val="0"/>
      <w:marBottom w:val="0"/>
      <w:divBdr>
        <w:top w:val="none" w:sz="0" w:space="0" w:color="auto"/>
        <w:left w:val="none" w:sz="0" w:space="0" w:color="auto"/>
        <w:bottom w:val="none" w:sz="0" w:space="0" w:color="auto"/>
        <w:right w:val="none" w:sz="0" w:space="0" w:color="auto"/>
      </w:divBdr>
    </w:div>
    <w:div w:id="1424842577">
      <w:bodyDiv w:val="1"/>
      <w:marLeft w:val="0"/>
      <w:marRight w:val="0"/>
      <w:marTop w:val="0"/>
      <w:marBottom w:val="0"/>
      <w:divBdr>
        <w:top w:val="none" w:sz="0" w:space="0" w:color="auto"/>
        <w:left w:val="none" w:sz="0" w:space="0" w:color="auto"/>
        <w:bottom w:val="none" w:sz="0" w:space="0" w:color="auto"/>
        <w:right w:val="none" w:sz="0" w:space="0" w:color="auto"/>
      </w:divBdr>
    </w:div>
    <w:div w:id="1451897563">
      <w:bodyDiv w:val="1"/>
      <w:marLeft w:val="0"/>
      <w:marRight w:val="0"/>
      <w:marTop w:val="0"/>
      <w:marBottom w:val="0"/>
      <w:divBdr>
        <w:top w:val="none" w:sz="0" w:space="0" w:color="auto"/>
        <w:left w:val="none" w:sz="0" w:space="0" w:color="auto"/>
        <w:bottom w:val="none" w:sz="0" w:space="0" w:color="auto"/>
        <w:right w:val="none" w:sz="0" w:space="0" w:color="auto"/>
      </w:divBdr>
    </w:div>
    <w:div w:id="1462460634">
      <w:bodyDiv w:val="1"/>
      <w:marLeft w:val="0"/>
      <w:marRight w:val="0"/>
      <w:marTop w:val="0"/>
      <w:marBottom w:val="0"/>
      <w:divBdr>
        <w:top w:val="none" w:sz="0" w:space="0" w:color="auto"/>
        <w:left w:val="none" w:sz="0" w:space="0" w:color="auto"/>
        <w:bottom w:val="none" w:sz="0" w:space="0" w:color="auto"/>
        <w:right w:val="none" w:sz="0" w:space="0" w:color="auto"/>
      </w:divBdr>
    </w:div>
    <w:div w:id="1528832535">
      <w:bodyDiv w:val="1"/>
      <w:marLeft w:val="0"/>
      <w:marRight w:val="0"/>
      <w:marTop w:val="0"/>
      <w:marBottom w:val="0"/>
      <w:divBdr>
        <w:top w:val="none" w:sz="0" w:space="0" w:color="auto"/>
        <w:left w:val="none" w:sz="0" w:space="0" w:color="auto"/>
        <w:bottom w:val="none" w:sz="0" w:space="0" w:color="auto"/>
        <w:right w:val="none" w:sz="0" w:space="0" w:color="auto"/>
      </w:divBdr>
    </w:div>
    <w:div w:id="1531988562">
      <w:bodyDiv w:val="1"/>
      <w:marLeft w:val="0"/>
      <w:marRight w:val="0"/>
      <w:marTop w:val="0"/>
      <w:marBottom w:val="0"/>
      <w:divBdr>
        <w:top w:val="none" w:sz="0" w:space="0" w:color="auto"/>
        <w:left w:val="none" w:sz="0" w:space="0" w:color="auto"/>
        <w:bottom w:val="none" w:sz="0" w:space="0" w:color="auto"/>
        <w:right w:val="none" w:sz="0" w:space="0" w:color="auto"/>
      </w:divBdr>
    </w:div>
    <w:div w:id="1546604282">
      <w:bodyDiv w:val="1"/>
      <w:marLeft w:val="0"/>
      <w:marRight w:val="0"/>
      <w:marTop w:val="0"/>
      <w:marBottom w:val="0"/>
      <w:divBdr>
        <w:top w:val="none" w:sz="0" w:space="0" w:color="auto"/>
        <w:left w:val="none" w:sz="0" w:space="0" w:color="auto"/>
        <w:bottom w:val="none" w:sz="0" w:space="0" w:color="auto"/>
        <w:right w:val="none" w:sz="0" w:space="0" w:color="auto"/>
      </w:divBdr>
    </w:div>
    <w:div w:id="1548032011">
      <w:bodyDiv w:val="1"/>
      <w:marLeft w:val="0"/>
      <w:marRight w:val="0"/>
      <w:marTop w:val="0"/>
      <w:marBottom w:val="0"/>
      <w:divBdr>
        <w:top w:val="none" w:sz="0" w:space="0" w:color="auto"/>
        <w:left w:val="none" w:sz="0" w:space="0" w:color="auto"/>
        <w:bottom w:val="none" w:sz="0" w:space="0" w:color="auto"/>
        <w:right w:val="none" w:sz="0" w:space="0" w:color="auto"/>
      </w:divBdr>
    </w:div>
    <w:div w:id="1552226105">
      <w:bodyDiv w:val="1"/>
      <w:marLeft w:val="0"/>
      <w:marRight w:val="0"/>
      <w:marTop w:val="0"/>
      <w:marBottom w:val="0"/>
      <w:divBdr>
        <w:top w:val="none" w:sz="0" w:space="0" w:color="auto"/>
        <w:left w:val="none" w:sz="0" w:space="0" w:color="auto"/>
        <w:bottom w:val="none" w:sz="0" w:space="0" w:color="auto"/>
        <w:right w:val="none" w:sz="0" w:space="0" w:color="auto"/>
      </w:divBdr>
    </w:div>
    <w:div w:id="1555003639">
      <w:bodyDiv w:val="1"/>
      <w:marLeft w:val="0"/>
      <w:marRight w:val="0"/>
      <w:marTop w:val="0"/>
      <w:marBottom w:val="0"/>
      <w:divBdr>
        <w:top w:val="none" w:sz="0" w:space="0" w:color="auto"/>
        <w:left w:val="none" w:sz="0" w:space="0" w:color="auto"/>
        <w:bottom w:val="none" w:sz="0" w:space="0" w:color="auto"/>
        <w:right w:val="none" w:sz="0" w:space="0" w:color="auto"/>
      </w:divBdr>
      <w:divsChild>
        <w:div w:id="710885953">
          <w:marLeft w:val="0"/>
          <w:marRight w:val="0"/>
          <w:marTop w:val="0"/>
          <w:marBottom w:val="0"/>
          <w:divBdr>
            <w:top w:val="none" w:sz="0" w:space="0" w:color="auto"/>
            <w:left w:val="none" w:sz="0" w:space="0" w:color="auto"/>
            <w:bottom w:val="none" w:sz="0" w:space="0" w:color="auto"/>
            <w:right w:val="none" w:sz="0" w:space="0" w:color="auto"/>
          </w:divBdr>
          <w:divsChild>
            <w:div w:id="2075422282">
              <w:marLeft w:val="0"/>
              <w:marRight w:val="0"/>
              <w:marTop w:val="0"/>
              <w:marBottom w:val="0"/>
              <w:divBdr>
                <w:top w:val="none" w:sz="0" w:space="0" w:color="auto"/>
                <w:left w:val="none" w:sz="0" w:space="0" w:color="auto"/>
                <w:bottom w:val="none" w:sz="0" w:space="0" w:color="auto"/>
                <w:right w:val="none" w:sz="0" w:space="0" w:color="auto"/>
              </w:divBdr>
              <w:divsChild>
                <w:div w:id="50521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336631">
      <w:bodyDiv w:val="1"/>
      <w:marLeft w:val="0"/>
      <w:marRight w:val="0"/>
      <w:marTop w:val="0"/>
      <w:marBottom w:val="0"/>
      <w:divBdr>
        <w:top w:val="none" w:sz="0" w:space="0" w:color="auto"/>
        <w:left w:val="none" w:sz="0" w:space="0" w:color="auto"/>
        <w:bottom w:val="none" w:sz="0" w:space="0" w:color="auto"/>
        <w:right w:val="none" w:sz="0" w:space="0" w:color="auto"/>
      </w:divBdr>
    </w:div>
    <w:div w:id="1586455854">
      <w:bodyDiv w:val="1"/>
      <w:marLeft w:val="0"/>
      <w:marRight w:val="0"/>
      <w:marTop w:val="0"/>
      <w:marBottom w:val="0"/>
      <w:divBdr>
        <w:top w:val="none" w:sz="0" w:space="0" w:color="auto"/>
        <w:left w:val="none" w:sz="0" w:space="0" w:color="auto"/>
        <w:bottom w:val="none" w:sz="0" w:space="0" w:color="auto"/>
        <w:right w:val="none" w:sz="0" w:space="0" w:color="auto"/>
      </w:divBdr>
      <w:divsChild>
        <w:div w:id="1349065025">
          <w:marLeft w:val="0"/>
          <w:marRight w:val="0"/>
          <w:marTop w:val="0"/>
          <w:marBottom w:val="75"/>
          <w:divBdr>
            <w:top w:val="none" w:sz="0" w:space="0" w:color="auto"/>
            <w:left w:val="none" w:sz="0" w:space="0" w:color="auto"/>
            <w:bottom w:val="none" w:sz="0" w:space="0" w:color="auto"/>
            <w:right w:val="none" w:sz="0" w:space="0" w:color="auto"/>
          </w:divBdr>
        </w:div>
      </w:divsChild>
    </w:div>
    <w:div w:id="1587424977">
      <w:bodyDiv w:val="1"/>
      <w:marLeft w:val="0"/>
      <w:marRight w:val="0"/>
      <w:marTop w:val="0"/>
      <w:marBottom w:val="0"/>
      <w:divBdr>
        <w:top w:val="none" w:sz="0" w:space="0" w:color="auto"/>
        <w:left w:val="none" w:sz="0" w:space="0" w:color="auto"/>
        <w:bottom w:val="none" w:sz="0" w:space="0" w:color="auto"/>
        <w:right w:val="none" w:sz="0" w:space="0" w:color="auto"/>
      </w:divBdr>
      <w:divsChild>
        <w:div w:id="613369266">
          <w:marLeft w:val="0"/>
          <w:marRight w:val="0"/>
          <w:marTop w:val="0"/>
          <w:marBottom w:val="0"/>
          <w:divBdr>
            <w:top w:val="none" w:sz="0" w:space="0" w:color="auto"/>
            <w:left w:val="none" w:sz="0" w:space="0" w:color="auto"/>
            <w:bottom w:val="none" w:sz="0" w:space="0" w:color="auto"/>
            <w:right w:val="none" w:sz="0" w:space="0" w:color="auto"/>
          </w:divBdr>
          <w:divsChild>
            <w:div w:id="1241867028">
              <w:marLeft w:val="0"/>
              <w:marRight w:val="0"/>
              <w:marTop w:val="0"/>
              <w:marBottom w:val="0"/>
              <w:divBdr>
                <w:top w:val="none" w:sz="0" w:space="0" w:color="auto"/>
                <w:left w:val="none" w:sz="0" w:space="0" w:color="auto"/>
                <w:bottom w:val="none" w:sz="0" w:space="0" w:color="auto"/>
                <w:right w:val="none" w:sz="0" w:space="0" w:color="auto"/>
              </w:divBdr>
              <w:divsChild>
                <w:div w:id="132153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396057">
      <w:bodyDiv w:val="1"/>
      <w:marLeft w:val="0"/>
      <w:marRight w:val="0"/>
      <w:marTop w:val="0"/>
      <w:marBottom w:val="0"/>
      <w:divBdr>
        <w:top w:val="none" w:sz="0" w:space="0" w:color="auto"/>
        <w:left w:val="none" w:sz="0" w:space="0" w:color="auto"/>
        <w:bottom w:val="none" w:sz="0" w:space="0" w:color="auto"/>
        <w:right w:val="none" w:sz="0" w:space="0" w:color="auto"/>
      </w:divBdr>
    </w:div>
    <w:div w:id="1604149446">
      <w:bodyDiv w:val="1"/>
      <w:marLeft w:val="0"/>
      <w:marRight w:val="0"/>
      <w:marTop w:val="0"/>
      <w:marBottom w:val="0"/>
      <w:divBdr>
        <w:top w:val="none" w:sz="0" w:space="0" w:color="auto"/>
        <w:left w:val="none" w:sz="0" w:space="0" w:color="auto"/>
        <w:bottom w:val="none" w:sz="0" w:space="0" w:color="auto"/>
        <w:right w:val="none" w:sz="0" w:space="0" w:color="auto"/>
      </w:divBdr>
    </w:div>
    <w:div w:id="1615672818">
      <w:bodyDiv w:val="1"/>
      <w:marLeft w:val="0"/>
      <w:marRight w:val="0"/>
      <w:marTop w:val="0"/>
      <w:marBottom w:val="0"/>
      <w:divBdr>
        <w:top w:val="none" w:sz="0" w:space="0" w:color="auto"/>
        <w:left w:val="none" w:sz="0" w:space="0" w:color="auto"/>
        <w:bottom w:val="none" w:sz="0" w:space="0" w:color="auto"/>
        <w:right w:val="none" w:sz="0" w:space="0" w:color="auto"/>
      </w:divBdr>
    </w:div>
    <w:div w:id="1631201963">
      <w:bodyDiv w:val="1"/>
      <w:marLeft w:val="0"/>
      <w:marRight w:val="0"/>
      <w:marTop w:val="0"/>
      <w:marBottom w:val="0"/>
      <w:divBdr>
        <w:top w:val="none" w:sz="0" w:space="0" w:color="auto"/>
        <w:left w:val="none" w:sz="0" w:space="0" w:color="auto"/>
        <w:bottom w:val="none" w:sz="0" w:space="0" w:color="auto"/>
        <w:right w:val="none" w:sz="0" w:space="0" w:color="auto"/>
      </w:divBdr>
    </w:div>
    <w:div w:id="1643656002">
      <w:bodyDiv w:val="1"/>
      <w:marLeft w:val="0"/>
      <w:marRight w:val="0"/>
      <w:marTop w:val="0"/>
      <w:marBottom w:val="0"/>
      <w:divBdr>
        <w:top w:val="none" w:sz="0" w:space="0" w:color="auto"/>
        <w:left w:val="none" w:sz="0" w:space="0" w:color="auto"/>
        <w:bottom w:val="none" w:sz="0" w:space="0" w:color="auto"/>
        <w:right w:val="none" w:sz="0" w:space="0" w:color="auto"/>
      </w:divBdr>
    </w:div>
    <w:div w:id="1649045384">
      <w:bodyDiv w:val="1"/>
      <w:marLeft w:val="0"/>
      <w:marRight w:val="0"/>
      <w:marTop w:val="0"/>
      <w:marBottom w:val="0"/>
      <w:divBdr>
        <w:top w:val="none" w:sz="0" w:space="0" w:color="auto"/>
        <w:left w:val="none" w:sz="0" w:space="0" w:color="auto"/>
        <w:bottom w:val="none" w:sz="0" w:space="0" w:color="auto"/>
        <w:right w:val="none" w:sz="0" w:space="0" w:color="auto"/>
      </w:divBdr>
    </w:div>
    <w:div w:id="1676611872">
      <w:bodyDiv w:val="1"/>
      <w:marLeft w:val="0"/>
      <w:marRight w:val="0"/>
      <w:marTop w:val="0"/>
      <w:marBottom w:val="0"/>
      <w:divBdr>
        <w:top w:val="none" w:sz="0" w:space="0" w:color="auto"/>
        <w:left w:val="none" w:sz="0" w:space="0" w:color="auto"/>
        <w:bottom w:val="none" w:sz="0" w:space="0" w:color="auto"/>
        <w:right w:val="none" w:sz="0" w:space="0" w:color="auto"/>
      </w:divBdr>
      <w:divsChild>
        <w:div w:id="293677674">
          <w:marLeft w:val="1080"/>
          <w:marRight w:val="0"/>
          <w:marTop w:val="100"/>
          <w:marBottom w:val="0"/>
          <w:divBdr>
            <w:top w:val="none" w:sz="0" w:space="0" w:color="auto"/>
            <w:left w:val="none" w:sz="0" w:space="0" w:color="auto"/>
            <w:bottom w:val="none" w:sz="0" w:space="0" w:color="auto"/>
            <w:right w:val="none" w:sz="0" w:space="0" w:color="auto"/>
          </w:divBdr>
        </w:div>
        <w:div w:id="473716488">
          <w:marLeft w:val="1800"/>
          <w:marRight w:val="0"/>
          <w:marTop w:val="100"/>
          <w:marBottom w:val="0"/>
          <w:divBdr>
            <w:top w:val="none" w:sz="0" w:space="0" w:color="auto"/>
            <w:left w:val="none" w:sz="0" w:space="0" w:color="auto"/>
            <w:bottom w:val="none" w:sz="0" w:space="0" w:color="auto"/>
            <w:right w:val="none" w:sz="0" w:space="0" w:color="auto"/>
          </w:divBdr>
        </w:div>
        <w:div w:id="1971982451">
          <w:marLeft w:val="1800"/>
          <w:marRight w:val="0"/>
          <w:marTop w:val="100"/>
          <w:marBottom w:val="0"/>
          <w:divBdr>
            <w:top w:val="none" w:sz="0" w:space="0" w:color="auto"/>
            <w:left w:val="none" w:sz="0" w:space="0" w:color="auto"/>
            <w:bottom w:val="none" w:sz="0" w:space="0" w:color="auto"/>
            <w:right w:val="none" w:sz="0" w:space="0" w:color="auto"/>
          </w:divBdr>
        </w:div>
      </w:divsChild>
    </w:div>
    <w:div w:id="1681469645">
      <w:bodyDiv w:val="1"/>
      <w:marLeft w:val="0"/>
      <w:marRight w:val="0"/>
      <w:marTop w:val="0"/>
      <w:marBottom w:val="0"/>
      <w:divBdr>
        <w:top w:val="none" w:sz="0" w:space="0" w:color="auto"/>
        <w:left w:val="none" w:sz="0" w:space="0" w:color="auto"/>
        <w:bottom w:val="none" w:sz="0" w:space="0" w:color="auto"/>
        <w:right w:val="none" w:sz="0" w:space="0" w:color="auto"/>
      </w:divBdr>
    </w:div>
    <w:div w:id="1698458301">
      <w:bodyDiv w:val="1"/>
      <w:marLeft w:val="0"/>
      <w:marRight w:val="0"/>
      <w:marTop w:val="0"/>
      <w:marBottom w:val="0"/>
      <w:divBdr>
        <w:top w:val="none" w:sz="0" w:space="0" w:color="auto"/>
        <w:left w:val="none" w:sz="0" w:space="0" w:color="auto"/>
        <w:bottom w:val="none" w:sz="0" w:space="0" w:color="auto"/>
        <w:right w:val="none" w:sz="0" w:space="0" w:color="auto"/>
      </w:divBdr>
    </w:div>
    <w:div w:id="1712345792">
      <w:bodyDiv w:val="1"/>
      <w:marLeft w:val="0"/>
      <w:marRight w:val="0"/>
      <w:marTop w:val="0"/>
      <w:marBottom w:val="0"/>
      <w:divBdr>
        <w:top w:val="none" w:sz="0" w:space="0" w:color="auto"/>
        <w:left w:val="none" w:sz="0" w:space="0" w:color="auto"/>
        <w:bottom w:val="none" w:sz="0" w:space="0" w:color="auto"/>
        <w:right w:val="none" w:sz="0" w:space="0" w:color="auto"/>
      </w:divBdr>
    </w:div>
    <w:div w:id="1724407255">
      <w:bodyDiv w:val="1"/>
      <w:marLeft w:val="0"/>
      <w:marRight w:val="0"/>
      <w:marTop w:val="0"/>
      <w:marBottom w:val="0"/>
      <w:divBdr>
        <w:top w:val="none" w:sz="0" w:space="0" w:color="auto"/>
        <w:left w:val="none" w:sz="0" w:space="0" w:color="auto"/>
        <w:bottom w:val="none" w:sz="0" w:space="0" w:color="auto"/>
        <w:right w:val="none" w:sz="0" w:space="0" w:color="auto"/>
      </w:divBdr>
    </w:div>
    <w:div w:id="1730811486">
      <w:bodyDiv w:val="1"/>
      <w:marLeft w:val="0"/>
      <w:marRight w:val="0"/>
      <w:marTop w:val="0"/>
      <w:marBottom w:val="0"/>
      <w:divBdr>
        <w:top w:val="none" w:sz="0" w:space="0" w:color="auto"/>
        <w:left w:val="none" w:sz="0" w:space="0" w:color="auto"/>
        <w:bottom w:val="none" w:sz="0" w:space="0" w:color="auto"/>
        <w:right w:val="none" w:sz="0" w:space="0" w:color="auto"/>
      </w:divBdr>
    </w:div>
    <w:div w:id="1736707210">
      <w:bodyDiv w:val="1"/>
      <w:marLeft w:val="0"/>
      <w:marRight w:val="0"/>
      <w:marTop w:val="0"/>
      <w:marBottom w:val="0"/>
      <w:divBdr>
        <w:top w:val="none" w:sz="0" w:space="0" w:color="auto"/>
        <w:left w:val="none" w:sz="0" w:space="0" w:color="auto"/>
        <w:bottom w:val="none" w:sz="0" w:space="0" w:color="auto"/>
        <w:right w:val="none" w:sz="0" w:space="0" w:color="auto"/>
      </w:divBdr>
    </w:div>
    <w:div w:id="1770272639">
      <w:bodyDiv w:val="1"/>
      <w:marLeft w:val="0"/>
      <w:marRight w:val="0"/>
      <w:marTop w:val="0"/>
      <w:marBottom w:val="0"/>
      <w:divBdr>
        <w:top w:val="none" w:sz="0" w:space="0" w:color="auto"/>
        <w:left w:val="none" w:sz="0" w:space="0" w:color="auto"/>
        <w:bottom w:val="none" w:sz="0" w:space="0" w:color="auto"/>
        <w:right w:val="none" w:sz="0" w:space="0" w:color="auto"/>
      </w:divBdr>
    </w:div>
    <w:div w:id="1777556183">
      <w:bodyDiv w:val="1"/>
      <w:marLeft w:val="0"/>
      <w:marRight w:val="0"/>
      <w:marTop w:val="0"/>
      <w:marBottom w:val="0"/>
      <w:divBdr>
        <w:top w:val="none" w:sz="0" w:space="0" w:color="auto"/>
        <w:left w:val="none" w:sz="0" w:space="0" w:color="auto"/>
        <w:bottom w:val="none" w:sz="0" w:space="0" w:color="auto"/>
        <w:right w:val="none" w:sz="0" w:space="0" w:color="auto"/>
      </w:divBdr>
    </w:div>
    <w:div w:id="1787387892">
      <w:bodyDiv w:val="1"/>
      <w:marLeft w:val="0"/>
      <w:marRight w:val="0"/>
      <w:marTop w:val="0"/>
      <w:marBottom w:val="0"/>
      <w:divBdr>
        <w:top w:val="none" w:sz="0" w:space="0" w:color="auto"/>
        <w:left w:val="none" w:sz="0" w:space="0" w:color="auto"/>
        <w:bottom w:val="none" w:sz="0" w:space="0" w:color="auto"/>
        <w:right w:val="none" w:sz="0" w:space="0" w:color="auto"/>
      </w:divBdr>
    </w:div>
    <w:div w:id="1820070350">
      <w:bodyDiv w:val="1"/>
      <w:marLeft w:val="0"/>
      <w:marRight w:val="0"/>
      <w:marTop w:val="0"/>
      <w:marBottom w:val="0"/>
      <w:divBdr>
        <w:top w:val="none" w:sz="0" w:space="0" w:color="auto"/>
        <w:left w:val="none" w:sz="0" w:space="0" w:color="auto"/>
        <w:bottom w:val="none" w:sz="0" w:space="0" w:color="auto"/>
        <w:right w:val="none" w:sz="0" w:space="0" w:color="auto"/>
      </w:divBdr>
    </w:div>
    <w:div w:id="1884900863">
      <w:bodyDiv w:val="1"/>
      <w:marLeft w:val="0"/>
      <w:marRight w:val="0"/>
      <w:marTop w:val="0"/>
      <w:marBottom w:val="0"/>
      <w:divBdr>
        <w:top w:val="none" w:sz="0" w:space="0" w:color="auto"/>
        <w:left w:val="none" w:sz="0" w:space="0" w:color="auto"/>
        <w:bottom w:val="none" w:sz="0" w:space="0" w:color="auto"/>
        <w:right w:val="none" w:sz="0" w:space="0" w:color="auto"/>
      </w:divBdr>
    </w:div>
    <w:div w:id="1895433229">
      <w:bodyDiv w:val="1"/>
      <w:marLeft w:val="0"/>
      <w:marRight w:val="0"/>
      <w:marTop w:val="0"/>
      <w:marBottom w:val="0"/>
      <w:divBdr>
        <w:top w:val="none" w:sz="0" w:space="0" w:color="auto"/>
        <w:left w:val="none" w:sz="0" w:space="0" w:color="auto"/>
        <w:bottom w:val="none" w:sz="0" w:space="0" w:color="auto"/>
        <w:right w:val="none" w:sz="0" w:space="0" w:color="auto"/>
      </w:divBdr>
    </w:div>
    <w:div w:id="1903826884">
      <w:bodyDiv w:val="1"/>
      <w:marLeft w:val="0"/>
      <w:marRight w:val="0"/>
      <w:marTop w:val="0"/>
      <w:marBottom w:val="0"/>
      <w:divBdr>
        <w:top w:val="none" w:sz="0" w:space="0" w:color="auto"/>
        <w:left w:val="none" w:sz="0" w:space="0" w:color="auto"/>
        <w:bottom w:val="none" w:sz="0" w:space="0" w:color="auto"/>
        <w:right w:val="none" w:sz="0" w:space="0" w:color="auto"/>
      </w:divBdr>
    </w:div>
    <w:div w:id="1947730312">
      <w:bodyDiv w:val="1"/>
      <w:marLeft w:val="0"/>
      <w:marRight w:val="0"/>
      <w:marTop w:val="0"/>
      <w:marBottom w:val="0"/>
      <w:divBdr>
        <w:top w:val="none" w:sz="0" w:space="0" w:color="auto"/>
        <w:left w:val="none" w:sz="0" w:space="0" w:color="auto"/>
        <w:bottom w:val="none" w:sz="0" w:space="0" w:color="auto"/>
        <w:right w:val="none" w:sz="0" w:space="0" w:color="auto"/>
      </w:divBdr>
    </w:div>
    <w:div w:id="1950159865">
      <w:bodyDiv w:val="1"/>
      <w:marLeft w:val="0"/>
      <w:marRight w:val="0"/>
      <w:marTop w:val="0"/>
      <w:marBottom w:val="0"/>
      <w:divBdr>
        <w:top w:val="none" w:sz="0" w:space="0" w:color="auto"/>
        <w:left w:val="none" w:sz="0" w:space="0" w:color="auto"/>
        <w:bottom w:val="none" w:sz="0" w:space="0" w:color="auto"/>
        <w:right w:val="none" w:sz="0" w:space="0" w:color="auto"/>
      </w:divBdr>
    </w:div>
    <w:div w:id="1951889803">
      <w:bodyDiv w:val="1"/>
      <w:marLeft w:val="0"/>
      <w:marRight w:val="0"/>
      <w:marTop w:val="0"/>
      <w:marBottom w:val="0"/>
      <w:divBdr>
        <w:top w:val="none" w:sz="0" w:space="0" w:color="auto"/>
        <w:left w:val="none" w:sz="0" w:space="0" w:color="auto"/>
        <w:bottom w:val="none" w:sz="0" w:space="0" w:color="auto"/>
        <w:right w:val="none" w:sz="0" w:space="0" w:color="auto"/>
      </w:divBdr>
    </w:div>
    <w:div w:id="1959216194">
      <w:bodyDiv w:val="1"/>
      <w:marLeft w:val="0"/>
      <w:marRight w:val="0"/>
      <w:marTop w:val="0"/>
      <w:marBottom w:val="0"/>
      <w:divBdr>
        <w:top w:val="none" w:sz="0" w:space="0" w:color="auto"/>
        <w:left w:val="none" w:sz="0" w:space="0" w:color="auto"/>
        <w:bottom w:val="none" w:sz="0" w:space="0" w:color="auto"/>
        <w:right w:val="none" w:sz="0" w:space="0" w:color="auto"/>
      </w:divBdr>
    </w:div>
    <w:div w:id="1972783278">
      <w:bodyDiv w:val="1"/>
      <w:marLeft w:val="0"/>
      <w:marRight w:val="0"/>
      <w:marTop w:val="0"/>
      <w:marBottom w:val="0"/>
      <w:divBdr>
        <w:top w:val="none" w:sz="0" w:space="0" w:color="auto"/>
        <w:left w:val="none" w:sz="0" w:space="0" w:color="auto"/>
        <w:bottom w:val="none" w:sz="0" w:space="0" w:color="auto"/>
        <w:right w:val="none" w:sz="0" w:space="0" w:color="auto"/>
      </w:divBdr>
    </w:div>
    <w:div w:id="1985043442">
      <w:bodyDiv w:val="1"/>
      <w:marLeft w:val="0"/>
      <w:marRight w:val="0"/>
      <w:marTop w:val="0"/>
      <w:marBottom w:val="0"/>
      <w:divBdr>
        <w:top w:val="none" w:sz="0" w:space="0" w:color="auto"/>
        <w:left w:val="none" w:sz="0" w:space="0" w:color="auto"/>
        <w:bottom w:val="none" w:sz="0" w:space="0" w:color="auto"/>
        <w:right w:val="none" w:sz="0" w:space="0" w:color="auto"/>
      </w:divBdr>
    </w:div>
    <w:div w:id="1985967720">
      <w:bodyDiv w:val="1"/>
      <w:marLeft w:val="0"/>
      <w:marRight w:val="0"/>
      <w:marTop w:val="0"/>
      <w:marBottom w:val="0"/>
      <w:divBdr>
        <w:top w:val="none" w:sz="0" w:space="0" w:color="auto"/>
        <w:left w:val="none" w:sz="0" w:space="0" w:color="auto"/>
        <w:bottom w:val="none" w:sz="0" w:space="0" w:color="auto"/>
        <w:right w:val="none" w:sz="0" w:space="0" w:color="auto"/>
      </w:divBdr>
    </w:div>
    <w:div w:id="1993487335">
      <w:bodyDiv w:val="1"/>
      <w:marLeft w:val="0"/>
      <w:marRight w:val="0"/>
      <w:marTop w:val="0"/>
      <w:marBottom w:val="0"/>
      <w:divBdr>
        <w:top w:val="none" w:sz="0" w:space="0" w:color="auto"/>
        <w:left w:val="none" w:sz="0" w:space="0" w:color="auto"/>
        <w:bottom w:val="none" w:sz="0" w:space="0" w:color="auto"/>
        <w:right w:val="none" w:sz="0" w:space="0" w:color="auto"/>
      </w:divBdr>
    </w:div>
    <w:div w:id="1994679709">
      <w:bodyDiv w:val="1"/>
      <w:marLeft w:val="0"/>
      <w:marRight w:val="0"/>
      <w:marTop w:val="0"/>
      <w:marBottom w:val="0"/>
      <w:divBdr>
        <w:top w:val="none" w:sz="0" w:space="0" w:color="auto"/>
        <w:left w:val="none" w:sz="0" w:space="0" w:color="auto"/>
        <w:bottom w:val="none" w:sz="0" w:space="0" w:color="auto"/>
        <w:right w:val="none" w:sz="0" w:space="0" w:color="auto"/>
      </w:divBdr>
    </w:div>
    <w:div w:id="2010252899">
      <w:bodyDiv w:val="1"/>
      <w:marLeft w:val="0"/>
      <w:marRight w:val="0"/>
      <w:marTop w:val="0"/>
      <w:marBottom w:val="0"/>
      <w:divBdr>
        <w:top w:val="none" w:sz="0" w:space="0" w:color="auto"/>
        <w:left w:val="none" w:sz="0" w:space="0" w:color="auto"/>
        <w:bottom w:val="none" w:sz="0" w:space="0" w:color="auto"/>
        <w:right w:val="none" w:sz="0" w:space="0" w:color="auto"/>
      </w:divBdr>
    </w:div>
    <w:div w:id="2017269355">
      <w:bodyDiv w:val="1"/>
      <w:marLeft w:val="0"/>
      <w:marRight w:val="0"/>
      <w:marTop w:val="0"/>
      <w:marBottom w:val="0"/>
      <w:divBdr>
        <w:top w:val="none" w:sz="0" w:space="0" w:color="auto"/>
        <w:left w:val="none" w:sz="0" w:space="0" w:color="auto"/>
        <w:bottom w:val="none" w:sz="0" w:space="0" w:color="auto"/>
        <w:right w:val="none" w:sz="0" w:space="0" w:color="auto"/>
      </w:divBdr>
    </w:div>
    <w:div w:id="2026667814">
      <w:bodyDiv w:val="1"/>
      <w:marLeft w:val="0"/>
      <w:marRight w:val="0"/>
      <w:marTop w:val="0"/>
      <w:marBottom w:val="0"/>
      <w:divBdr>
        <w:top w:val="none" w:sz="0" w:space="0" w:color="auto"/>
        <w:left w:val="none" w:sz="0" w:space="0" w:color="auto"/>
        <w:bottom w:val="none" w:sz="0" w:space="0" w:color="auto"/>
        <w:right w:val="none" w:sz="0" w:space="0" w:color="auto"/>
      </w:divBdr>
    </w:div>
    <w:div w:id="2080515898">
      <w:bodyDiv w:val="1"/>
      <w:marLeft w:val="0"/>
      <w:marRight w:val="0"/>
      <w:marTop w:val="0"/>
      <w:marBottom w:val="0"/>
      <w:divBdr>
        <w:top w:val="none" w:sz="0" w:space="0" w:color="auto"/>
        <w:left w:val="none" w:sz="0" w:space="0" w:color="auto"/>
        <w:bottom w:val="none" w:sz="0" w:space="0" w:color="auto"/>
        <w:right w:val="none" w:sz="0" w:space="0" w:color="auto"/>
      </w:divBdr>
    </w:div>
    <w:div w:id="2081751815">
      <w:bodyDiv w:val="1"/>
      <w:marLeft w:val="0"/>
      <w:marRight w:val="0"/>
      <w:marTop w:val="0"/>
      <w:marBottom w:val="0"/>
      <w:divBdr>
        <w:top w:val="none" w:sz="0" w:space="0" w:color="auto"/>
        <w:left w:val="none" w:sz="0" w:space="0" w:color="auto"/>
        <w:bottom w:val="none" w:sz="0" w:space="0" w:color="auto"/>
        <w:right w:val="none" w:sz="0" w:space="0" w:color="auto"/>
      </w:divBdr>
    </w:div>
    <w:div w:id="2086798284">
      <w:bodyDiv w:val="1"/>
      <w:marLeft w:val="0"/>
      <w:marRight w:val="0"/>
      <w:marTop w:val="0"/>
      <w:marBottom w:val="0"/>
      <w:divBdr>
        <w:top w:val="none" w:sz="0" w:space="0" w:color="auto"/>
        <w:left w:val="none" w:sz="0" w:space="0" w:color="auto"/>
        <w:bottom w:val="none" w:sz="0" w:space="0" w:color="auto"/>
        <w:right w:val="none" w:sz="0" w:space="0" w:color="auto"/>
      </w:divBdr>
    </w:div>
    <w:div w:id="2093155789">
      <w:bodyDiv w:val="1"/>
      <w:marLeft w:val="0"/>
      <w:marRight w:val="0"/>
      <w:marTop w:val="0"/>
      <w:marBottom w:val="0"/>
      <w:divBdr>
        <w:top w:val="none" w:sz="0" w:space="0" w:color="auto"/>
        <w:left w:val="none" w:sz="0" w:space="0" w:color="auto"/>
        <w:bottom w:val="none" w:sz="0" w:space="0" w:color="auto"/>
        <w:right w:val="none" w:sz="0" w:space="0" w:color="auto"/>
      </w:divBdr>
    </w:div>
    <w:div w:id="2112583597">
      <w:bodyDiv w:val="1"/>
      <w:marLeft w:val="0"/>
      <w:marRight w:val="0"/>
      <w:marTop w:val="0"/>
      <w:marBottom w:val="0"/>
      <w:divBdr>
        <w:top w:val="none" w:sz="0" w:space="0" w:color="auto"/>
        <w:left w:val="none" w:sz="0" w:space="0" w:color="auto"/>
        <w:bottom w:val="none" w:sz="0" w:space="0" w:color="auto"/>
        <w:right w:val="none" w:sz="0" w:space="0" w:color="auto"/>
      </w:divBdr>
    </w:div>
    <w:div w:id="2113545855">
      <w:bodyDiv w:val="1"/>
      <w:marLeft w:val="0"/>
      <w:marRight w:val="0"/>
      <w:marTop w:val="0"/>
      <w:marBottom w:val="0"/>
      <w:divBdr>
        <w:top w:val="none" w:sz="0" w:space="0" w:color="auto"/>
        <w:left w:val="none" w:sz="0" w:space="0" w:color="auto"/>
        <w:bottom w:val="none" w:sz="0" w:space="0" w:color="auto"/>
        <w:right w:val="none" w:sz="0" w:space="0" w:color="auto"/>
      </w:divBdr>
    </w:div>
    <w:div w:id="2136219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oleObject" Target="embeddings/Microsoft_Visio_2003-2010_Drawing.vsd"/><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1EDE789CDFEE045AB9B0027C83DF43B" ma:contentTypeVersion="7" ma:contentTypeDescription="Create a new document." ma:contentTypeScope="" ma:versionID="a00cf0e8f2e7243b7e82b4af5ed6a50f">
  <xsd:schema xmlns:xsd="http://www.w3.org/2001/XMLSchema" xmlns:xs="http://www.w3.org/2001/XMLSchema" xmlns:p="http://schemas.microsoft.com/office/2006/metadata/properties" targetNamespace="http://schemas.microsoft.com/office/2006/metadata/properties" ma:root="true" ma:fieldsID="9ddf9cb212464e7a042968925c50376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637FAF-A38B-4B8B-9A6F-1C80105AF08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BF57E02-A472-46E8-BCCE-380DD54BE1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862307BD-96AC-44A2-B49A-080A7F380652}">
  <ds:schemaRefs>
    <ds:schemaRef ds:uri="http://schemas.microsoft.com/sharepoint/v3/contenttype/forms"/>
  </ds:schemaRefs>
</ds:datastoreItem>
</file>

<file path=customXml/itemProps4.xml><?xml version="1.0" encoding="utf-8"?>
<ds:datastoreItem xmlns:ds="http://schemas.openxmlformats.org/officeDocument/2006/customXml" ds:itemID="{7CFC279D-DC37-4D68-8F0D-BA7AF1428A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2997</Words>
  <Characters>17085</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eCIS System Design Document</vt:lpstr>
    </vt:vector>
  </TitlesOfParts>
  <LinksUpToDate>false</LinksUpToDate>
  <CharactersWithSpaces>20042</CharactersWithSpaces>
  <SharedDoc>false</SharedDoc>
  <HLinks>
    <vt:vector size="66" baseType="variant">
      <vt:variant>
        <vt:i4>1114174</vt:i4>
      </vt:variant>
      <vt:variant>
        <vt:i4>62</vt:i4>
      </vt:variant>
      <vt:variant>
        <vt:i4>0</vt:i4>
      </vt:variant>
      <vt:variant>
        <vt:i4>5</vt:i4>
      </vt:variant>
      <vt:variant>
        <vt:lpwstr/>
      </vt:variant>
      <vt:variant>
        <vt:lpwstr>_Toc322683719</vt:lpwstr>
      </vt:variant>
      <vt:variant>
        <vt:i4>1114174</vt:i4>
      </vt:variant>
      <vt:variant>
        <vt:i4>56</vt:i4>
      </vt:variant>
      <vt:variant>
        <vt:i4>0</vt:i4>
      </vt:variant>
      <vt:variant>
        <vt:i4>5</vt:i4>
      </vt:variant>
      <vt:variant>
        <vt:lpwstr/>
      </vt:variant>
      <vt:variant>
        <vt:lpwstr>_Toc322683718</vt:lpwstr>
      </vt:variant>
      <vt:variant>
        <vt:i4>1114174</vt:i4>
      </vt:variant>
      <vt:variant>
        <vt:i4>50</vt:i4>
      </vt:variant>
      <vt:variant>
        <vt:i4>0</vt:i4>
      </vt:variant>
      <vt:variant>
        <vt:i4>5</vt:i4>
      </vt:variant>
      <vt:variant>
        <vt:lpwstr/>
      </vt:variant>
      <vt:variant>
        <vt:lpwstr>_Toc322683717</vt:lpwstr>
      </vt:variant>
      <vt:variant>
        <vt:i4>1114174</vt:i4>
      </vt:variant>
      <vt:variant>
        <vt:i4>44</vt:i4>
      </vt:variant>
      <vt:variant>
        <vt:i4>0</vt:i4>
      </vt:variant>
      <vt:variant>
        <vt:i4>5</vt:i4>
      </vt:variant>
      <vt:variant>
        <vt:lpwstr/>
      </vt:variant>
      <vt:variant>
        <vt:lpwstr>_Toc322683716</vt:lpwstr>
      </vt:variant>
      <vt:variant>
        <vt:i4>1114174</vt:i4>
      </vt:variant>
      <vt:variant>
        <vt:i4>38</vt:i4>
      </vt:variant>
      <vt:variant>
        <vt:i4>0</vt:i4>
      </vt:variant>
      <vt:variant>
        <vt:i4>5</vt:i4>
      </vt:variant>
      <vt:variant>
        <vt:lpwstr/>
      </vt:variant>
      <vt:variant>
        <vt:lpwstr>_Toc322683715</vt:lpwstr>
      </vt:variant>
      <vt:variant>
        <vt:i4>1114174</vt:i4>
      </vt:variant>
      <vt:variant>
        <vt:i4>32</vt:i4>
      </vt:variant>
      <vt:variant>
        <vt:i4>0</vt:i4>
      </vt:variant>
      <vt:variant>
        <vt:i4>5</vt:i4>
      </vt:variant>
      <vt:variant>
        <vt:lpwstr/>
      </vt:variant>
      <vt:variant>
        <vt:lpwstr>_Toc322683714</vt:lpwstr>
      </vt:variant>
      <vt:variant>
        <vt:i4>1114174</vt:i4>
      </vt:variant>
      <vt:variant>
        <vt:i4>26</vt:i4>
      </vt:variant>
      <vt:variant>
        <vt:i4>0</vt:i4>
      </vt:variant>
      <vt:variant>
        <vt:i4>5</vt:i4>
      </vt:variant>
      <vt:variant>
        <vt:lpwstr/>
      </vt:variant>
      <vt:variant>
        <vt:lpwstr>_Toc322683713</vt:lpwstr>
      </vt:variant>
      <vt:variant>
        <vt:i4>1114174</vt:i4>
      </vt:variant>
      <vt:variant>
        <vt:i4>20</vt:i4>
      </vt:variant>
      <vt:variant>
        <vt:i4>0</vt:i4>
      </vt:variant>
      <vt:variant>
        <vt:i4>5</vt:i4>
      </vt:variant>
      <vt:variant>
        <vt:lpwstr/>
      </vt:variant>
      <vt:variant>
        <vt:lpwstr>_Toc322683712</vt:lpwstr>
      </vt:variant>
      <vt:variant>
        <vt:i4>1114174</vt:i4>
      </vt:variant>
      <vt:variant>
        <vt:i4>14</vt:i4>
      </vt:variant>
      <vt:variant>
        <vt:i4>0</vt:i4>
      </vt:variant>
      <vt:variant>
        <vt:i4>5</vt:i4>
      </vt:variant>
      <vt:variant>
        <vt:lpwstr/>
      </vt:variant>
      <vt:variant>
        <vt:lpwstr>_Toc322683711</vt:lpwstr>
      </vt:variant>
      <vt:variant>
        <vt:i4>1114174</vt:i4>
      </vt:variant>
      <vt:variant>
        <vt:i4>8</vt:i4>
      </vt:variant>
      <vt:variant>
        <vt:i4>0</vt:i4>
      </vt:variant>
      <vt:variant>
        <vt:i4>5</vt:i4>
      </vt:variant>
      <vt:variant>
        <vt:lpwstr/>
      </vt:variant>
      <vt:variant>
        <vt:lpwstr>_Toc322683710</vt:lpwstr>
      </vt:variant>
      <vt:variant>
        <vt:i4>1048638</vt:i4>
      </vt:variant>
      <vt:variant>
        <vt:i4>2</vt:i4>
      </vt:variant>
      <vt:variant>
        <vt:i4>0</vt:i4>
      </vt:variant>
      <vt:variant>
        <vt:i4>5</vt:i4>
      </vt:variant>
      <vt:variant>
        <vt:lpwstr/>
      </vt:variant>
      <vt:variant>
        <vt:lpwstr>_Toc322683709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eCIS System Design Document</dc:title>
  <dc:subject>System Design Document</dc:subject>
  <dc:creator/>
  <cp:lastModifiedBy/>
  <cp:revision>1</cp:revision>
  <dcterms:created xsi:type="dcterms:W3CDTF">2018-08-17T21:24:00Z</dcterms:created>
  <dcterms:modified xsi:type="dcterms:W3CDTF">2018-08-28T18:57:00Z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uired for National Release">
    <vt:bool>true</vt:bool>
  </property>
  <property fmtid="{D5CDD505-2E9C-101B-9397-08002B2CF9AE}" pid="3" name="Public Storage Location">
    <vt:lpwstr>1</vt:lpwstr>
  </property>
  <property fmtid="{D5CDD505-2E9C-101B-9397-08002B2CF9AE}" pid="4" name="Version Control Storage Location">
    <vt:lpwstr>1</vt:lpwstr>
  </property>
  <property fmtid="{D5CDD505-2E9C-101B-9397-08002B2CF9AE}" pid="5" name="Category0">
    <vt:lpwstr>5</vt:lpwstr>
  </property>
  <property fmtid="{D5CDD505-2E9C-101B-9397-08002B2CF9AE}" pid="6" name="Required by Operational Readiness">
    <vt:bool>true</vt:bool>
  </property>
  <property fmtid="{D5CDD505-2E9C-101B-9397-08002B2CF9AE}" pid="7" name="Required by Independent Testing">
    <vt:bool>false</vt:bool>
  </property>
  <property fmtid="{D5CDD505-2E9C-101B-9397-08002B2CF9AE}" pid="8" name="Required by PMAS">
    <vt:bool>true</vt:bool>
  </property>
  <property fmtid="{D5CDD505-2E9C-101B-9397-08002B2CF9AE}" pid="9" name="ProPath Process ID">
    <vt:lpwstr>2</vt:lpwstr>
  </property>
  <property fmtid="{D5CDD505-2E9C-101B-9397-08002B2CF9AE}" pid="10" name="Required for Assessment and Authorizatio">
    <vt:bool>true</vt:bool>
  </property>
  <property fmtid="{D5CDD505-2E9C-101B-9397-08002B2CF9AE}" pid="11" name="Required by VHA Release Management">
    <vt:bool>true</vt:bool>
  </property>
  <property fmtid="{D5CDD505-2E9C-101B-9397-08002B2CF9AE}" pid="12" name="_dlc_DocIdItemGuid">
    <vt:lpwstr>1d9a6f83-1c1d-4fe1-9c6f-e67f4f7775dc</vt:lpwstr>
  </property>
  <property fmtid="{D5CDD505-2E9C-101B-9397-08002B2CF9AE}" pid="13" name="Action Requested">
    <vt:lpwstr>No Action Required</vt:lpwstr>
  </property>
  <property fmtid="{D5CDD505-2E9C-101B-9397-08002B2CF9AE}" pid="14" name="Required by Enterprise Operations">
    <vt:bool>true</vt:bool>
  </property>
  <property fmtid="{D5CDD505-2E9C-101B-9397-08002B2CF9AE}" pid="15" name="Scope">
    <vt:lpwstr>2</vt:lpwstr>
  </property>
  <property fmtid="{D5CDD505-2E9C-101B-9397-08002B2CF9AE}" pid="16" name="Responsible Role">
    <vt:lpwstr>30</vt:lpwstr>
  </property>
  <property fmtid="{D5CDD505-2E9C-101B-9397-08002B2CF9AE}" pid="17" name="TaxKeyword">
    <vt:lpwstr/>
  </property>
  <property fmtid="{D5CDD505-2E9C-101B-9397-08002B2CF9AE}" pid="18" name="Required by National Release">
    <vt:bool>true</vt:bool>
  </property>
  <property fmtid="{D5CDD505-2E9C-101B-9397-08002B2CF9AE}" pid="19" name="Description0">
    <vt:lpwstr>Aa dual-use document that provides the conceptual design as well as the as-built design (updated as the product is built.) Per PMAS Guide, the SDD conceptual design required prior to Milestone 1; as-built for each delivery prior to Milestone 2.</vt:lpwstr>
  </property>
  <property fmtid="{D5CDD505-2E9C-101B-9397-08002B2CF9AE}" pid="20" name="Process ID">
    <vt:lpwstr>915101116176424321838273912</vt:lpwstr>
  </property>
  <property fmtid="{D5CDD505-2E9C-101B-9397-08002B2CF9AE}" pid="21" name="Artifact Owner">
    <vt:lpwstr>29</vt:lpwstr>
  </property>
  <property fmtid="{D5CDD505-2E9C-101B-9397-08002B2CF9AE}" pid="22" name="_dlc_DocId">
    <vt:lpwstr>657KNE7CTRDA-583-12554</vt:lpwstr>
  </property>
  <property fmtid="{D5CDD505-2E9C-101B-9397-08002B2CF9AE}" pid="23" name="Add to VOA">
    <vt:lpwstr>Yes</vt:lpwstr>
  </property>
  <property fmtid="{D5CDD505-2E9C-101B-9397-08002B2CF9AE}" pid="24" name="Status">
    <vt:lpwstr>Active</vt:lpwstr>
  </property>
  <property fmtid="{D5CDD505-2E9C-101B-9397-08002B2CF9AE}" pid="25" name="Required for Operational Readiness Review">
    <vt:bool>true</vt:bool>
  </property>
  <property fmtid="{D5CDD505-2E9C-101B-9397-08002B2CF9AE}" pid="26" name="PMAS Milestone Required">
    <vt:lpwstr>MS 1</vt:lpwstr>
  </property>
  <property fmtid="{D5CDD505-2E9C-101B-9397-08002B2CF9AE}" pid="27" name="Required for Assessment and Authorization">
    <vt:bool>true</vt:bool>
  </property>
  <property fmtid="{D5CDD505-2E9C-101B-9397-08002B2CF9AE}" pid="28" name="Contributors">
    <vt:lpwstr>Macha, Carol90</vt:lpwstr>
  </property>
  <property fmtid="{D5CDD505-2E9C-101B-9397-08002B2CF9AE}" pid="29" name="Replaced By">
    <vt:lpwstr>, </vt:lpwstr>
  </property>
  <property fmtid="{D5CDD505-2E9C-101B-9397-08002B2CF9AE}" pid="30" name="_dlc_DocIdUrl">
    <vt:lpwstr>http://vaww.oed.portal.va.gov/administration/Process/_layouts/DocIdRedir.aspx?ID=657KNE7CTRDA-583-12554657KNE7CTRDA-583-12554</vt:lpwstr>
  </property>
  <property fmtid="{D5CDD505-2E9C-101B-9397-08002B2CF9AE}" pid="31" name="Reviewed at Milestone (Multi-Select)">
    <vt:lpwstr>;#MS1;#MS2;#</vt:lpwstr>
  </property>
  <property fmtid="{D5CDD505-2E9C-101B-9397-08002B2CF9AE}" pid="32" name="ContentTypeId">
    <vt:lpwstr>0x01010061EDE789CDFEE045AB9B0027C83DF43B</vt:lpwstr>
  </property>
  <property fmtid="{D5CDD505-2E9C-101B-9397-08002B2CF9AE}" pid="33" name="SIP_Label_Display">
    <vt:lpwstr>Unrestricted; </vt:lpwstr>
  </property>
  <property fmtid="{D5CDD505-2E9C-101B-9397-08002B2CF9AE}" pid="34" name="TaxCatchAll">
    <vt:lpwstr/>
  </property>
  <property fmtid="{D5CDD505-2E9C-101B-9397-08002B2CF9AE}" pid="35" name="SIP_Label_Data">
    <vt:lpwstr>;#0;#Unrestricted;#True;#;#;#;#</vt:lpwstr>
  </property>
  <property fmtid="{D5CDD505-2E9C-101B-9397-08002B2CF9AE}" pid="36" name="Enterprise_x0020_Keywords">
    <vt:lpwstr/>
  </property>
  <property fmtid="{D5CDD505-2E9C-101B-9397-08002B2CF9AE}" pid="37" name="Enterprise Keywords">
    <vt:lpwstr/>
  </property>
  <property fmtid="{D5CDD505-2E9C-101B-9397-08002B2CF9AE}" pid="38" name="Sensitive Information Protection (SIP) Label">
    <vt:lpwstr>;#0;#Unrestricted;#True;#;#;#;#</vt:lpwstr>
  </property>
  <property fmtid="{D5CDD505-2E9C-101B-9397-08002B2CF9AE}" pid="39" name="Document Author">
    <vt:lpwstr>ACCT04\tatikax</vt:lpwstr>
  </property>
  <property fmtid="{D5CDD505-2E9C-101B-9397-08002B2CF9AE}" pid="40" name="Document Sensitivity">
    <vt:lpwstr>1</vt:lpwstr>
  </property>
  <property fmtid="{D5CDD505-2E9C-101B-9397-08002B2CF9AE}" pid="41" name="ThirdParty">
    <vt:lpwstr/>
  </property>
  <property fmtid="{D5CDD505-2E9C-101B-9397-08002B2CF9AE}" pid="42" name="OCI Restriction">
    <vt:bool>false</vt:bool>
  </property>
  <property fmtid="{D5CDD505-2E9C-101B-9397-08002B2CF9AE}" pid="43" name="OCI Additional Info">
    <vt:lpwstr/>
  </property>
  <property fmtid="{D5CDD505-2E9C-101B-9397-08002B2CF9AE}" pid="44" name="Allow Header Overwrite">
    <vt:bool>true</vt:bool>
  </property>
  <property fmtid="{D5CDD505-2E9C-101B-9397-08002B2CF9AE}" pid="45" name="Allow Footer Overwrite">
    <vt:bool>true</vt:bool>
  </property>
  <property fmtid="{D5CDD505-2E9C-101B-9397-08002B2CF9AE}" pid="46" name="Multiple Selected">
    <vt:lpwstr>-1</vt:lpwstr>
  </property>
  <property fmtid="{D5CDD505-2E9C-101B-9397-08002B2CF9AE}" pid="47" name="SIPLongWording">
    <vt:lpwstr/>
  </property>
  <property fmtid="{D5CDD505-2E9C-101B-9397-08002B2CF9AE}" pid="48" name="checkedProgramsCount">
    <vt:i4>0</vt:i4>
  </property>
  <property fmtid="{D5CDD505-2E9C-101B-9397-08002B2CF9AE}" pid="49" name="ExpCountry">
    <vt:lpwstr/>
  </property>
</Properties>
</file>