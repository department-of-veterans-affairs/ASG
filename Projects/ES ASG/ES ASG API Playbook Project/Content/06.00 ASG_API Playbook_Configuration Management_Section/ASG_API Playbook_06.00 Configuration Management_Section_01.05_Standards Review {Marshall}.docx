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7903DAA9" w:rsidR="00AE286B" w:rsidRDefault="00AE286B" w:rsidP="007877F7">
      <w:pPr>
        <w:pStyle w:val="BodyText"/>
        <w:rPr>
          <w:rStyle w:val="Strong"/>
          <w:b w:val="0"/>
        </w:rPr>
      </w:pPr>
      <w:r>
        <w:rPr>
          <w:rStyle w:val="Strong"/>
          <w:b w:val="0"/>
        </w:rPr>
        <w:t>Th</w:t>
      </w:r>
      <w:ins w:id="3" w:author="Author">
        <w:r w:rsidR="00C62825">
          <w:rPr>
            <w:rStyle w:val="Strong"/>
            <w:b w:val="0"/>
          </w:rPr>
          <w:t>is</w:t>
        </w:r>
      </w:ins>
      <w:del w:id="4" w:author="Author">
        <w:r w:rsidR="00C62825" w:rsidDel="00C62825">
          <w:rPr>
            <w:rStyle w:val="Strong"/>
            <w:b w:val="0"/>
          </w:rPr>
          <w:delText>e</w:delText>
        </w:r>
      </w:del>
      <w:r>
        <w:rPr>
          <w:rStyle w:val="Strong"/>
          <w:b w:val="0"/>
        </w:rPr>
        <w:t xml:space="preserve"> section</w:t>
      </w:r>
      <w:del w:id="5" w:author="Author">
        <w:r w:rsidDel="00C62825">
          <w:rPr>
            <w:rStyle w:val="Strong"/>
            <w:b w:val="0"/>
          </w:rPr>
          <w:delText xml:space="preserve"> of the document</w:delText>
        </w:r>
      </w:del>
      <w:r>
        <w:rPr>
          <w:rStyle w:val="Strong"/>
          <w:b w:val="0"/>
        </w:rPr>
        <w:t xml:space="preserve"> is dedicated to the </w:t>
      </w:r>
      <w:del w:id="6" w:author="Author">
        <w:r w:rsidDel="00C62825">
          <w:rPr>
            <w:rStyle w:val="Strong"/>
            <w:b w:val="0"/>
          </w:rPr>
          <w:delText xml:space="preserve">generic </w:delText>
        </w:r>
      </w:del>
      <w:r>
        <w:rPr>
          <w:rStyle w:val="Strong"/>
          <w:b w:val="0"/>
        </w:rPr>
        <w:t>topic of Configuration Management,</w:t>
      </w:r>
      <w:ins w:id="7" w:author="Author">
        <w:r w:rsidR="00C62825">
          <w:rPr>
            <w:rStyle w:val="Strong"/>
            <w:b w:val="0"/>
          </w:rPr>
          <w:t xml:space="preserve"> with an emphasis on related topics, such as </w:t>
        </w:r>
        <w:r w:rsidR="00D64266">
          <w:rPr>
            <w:rStyle w:val="Strong"/>
            <w:b w:val="0"/>
          </w:rPr>
          <w:t>automation of CI/CD.</w:t>
        </w:r>
      </w:ins>
      <w:del w:id="8" w:author="Author">
        <w:r w:rsidDel="00C62825">
          <w:rPr>
            <w:rStyle w:val="Strong"/>
            <w:b w:val="0"/>
          </w:rPr>
          <w:delText xml:space="preserve"> albeit with a more detailed discussion of Configuration Management topics.</w:delText>
        </w:r>
      </w:del>
      <w:r>
        <w:rPr>
          <w:rStyle w:val="Strong"/>
          <w:b w:val="0"/>
        </w:rPr>
        <w:t xml:space="preserve"> </w:t>
      </w:r>
      <w:del w:id="9" w:author="Author">
        <w:r w:rsidRPr="00AE286B" w:rsidDel="00D64266">
          <w:rPr>
            <w:rStyle w:val="Strong"/>
            <w:b w:val="0"/>
          </w:rPr>
          <w:delText>DevOps</w:delText>
        </w:r>
        <w:r w:rsidDel="00D64266">
          <w:rPr>
            <w:rStyle w:val="Strong"/>
            <w:b w:val="0"/>
          </w:rPr>
          <w:delText xml:space="preserve">, which </w:delText>
        </w:r>
        <w:r w:rsidDel="00C62825">
          <w:rPr>
            <w:rStyle w:val="Strong"/>
            <w:b w:val="0"/>
          </w:rPr>
          <w:delText>is</w:delText>
        </w:r>
        <w:r w:rsidDel="00D64266">
          <w:rPr>
            <w:rStyle w:val="Strong"/>
            <w:b w:val="0"/>
          </w:rPr>
          <w:delText xml:space="preserve"> a s</w:delText>
        </w:r>
        <w:r w:rsidRPr="00AE286B" w:rsidDel="00D64266">
          <w:rPr>
            <w:rStyle w:val="Strong"/>
            <w:b w:val="0"/>
          </w:rPr>
          <w:delText xml:space="preserve">et of tools, processes and </w:delText>
        </w:r>
        <w:r w:rsidDel="00D64266">
          <w:rPr>
            <w:rStyle w:val="Strong"/>
            <w:b w:val="0"/>
          </w:rPr>
          <w:delText>procedures</w:delText>
        </w:r>
        <w:r w:rsidRPr="00AE286B" w:rsidDel="00D64266">
          <w:rPr>
            <w:rStyle w:val="Strong"/>
            <w:b w:val="0"/>
          </w:rPr>
          <w:delText xml:space="preserve"> that </w:delText>
        </w:r>
        <w:r w:rsidRPr="00AE286B" w:rsidDel="00C62825">
          <w:rPr>
            <w:rStyle w:val="Strong"/>
            <w:b w:val="0"/>
          </w:rPr>
          <w:delText xml:space="preserve">modern </w:delText>
        </w:r>
        <w:r w:rsidRPr="00AE286B" w:rsidDel="00D64266">
          <w:rPr>
            <w:rStyle w:val="Strong"/>
            <w:b w:val="0"/>
          </w:rPr>
          <w:delText xml:space="preserve">software development teams put in place to ensure that </w:delText>
        </w:r>
        <w:r w:rsidDel="00D64266">
          <w:rPr>
            <w:rStyle w:val="Strong"/>
            <w:b w:val="0"/>
          </w:rPr>
          <w:delText xml:space="preserve">source code is deployed </w:delText>
        </w:r>
        <w:r w:rsidRPr="00AE286B" w:rsidDel="00D64266">
          <w:rPr>
            <w:rStyle w:val="Strong"/>
            <w:b w:val="0"/>
          </w:rPr>
          <w:delText>in a stable and repeatable way</w:delText>
        </w:r>
        <w:r w:rsidDel="00D64266">
          <w:rPr>
            <w:rStyle w:val="Strong"/>
            <w:b w:val="0"/>
          </w:rPr>
          <w:delText>, will not be discussed in this section.</w:delText>
        </w:r>
      </w:del>
    </w:p>
    <w:p w14:paraId="4893CD08" w14:textId="1DA33BE8" w:rsidR="007877F7" w:rsidRPr="00AE286B" w:rsidRDefault="00D64266" w:rsidP="007877F7">
      <w:pPr>
        <w:pStyle w:val="BodyText"/>
      </w:pPr>
      <w:ins w:id="10" w:author="Author">
        <w:r>
          <w:rPr>
            <w:rStyle w:val="Strong"/>
            <w:b w:val="0"/>
          </w:rPr>
          <w:t xml:space="preserve">A working definition of </w:t>
        </w:r>
      </w:ins>
      <w:del w:id="11" w:author="Author">
        <w:r w:rsidR="00307A71" w:rsidDel="00D64266">
          <w:rPr>
            <w:rStyle w:val="Strong"/>
            <w:b w:val="0"/>
          </w:rPr>
          <w:delText>So,</w:delText>
        </w:r>
        <w:r w:rsidR="00AE286B" w:rsidDel="00D64266">
          <w:rPr>
            <w:rStyle w:val="Strong"/>
            <w:b w:val="0"/>
          </w:rPr>
          <w:delText xml:space="preserve"> for the purposed of this section, the definition of </w:delText>
        </w:r>
      </w:del>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ins w:id="12" w:author="Author">
        <w:r>
          <w:rPr>
            <w:rStyle w:val="Strong"/>
            <w:b w:val="0"/>
          </w:rPr>
          <w:t>for managing</w:t>
        </w:r>
      </w:ins>
      <w:del w:id="13" w:author="Author">
        <w:r w:rsidR="00AE286B" w:rsidRPr="00AE286B" w:rsidDel="00D64266">
          <w:rPr>
            <w:rStyle w:val="Strong"/>
            <w:b w:val="0"/>
          </w:rPr>
          <w:delText>aiming to manage</w:delText>
        </w:r>
      </w:del>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14" w:name="_Toc516653969"/>
      <w:bookmarkStart w:id="15" w:name="_Toc517793607"/>
      <w:bookmarkStart w:id="16" w:name="_Toc519258825"/>
      <w:r>
        <w:t>API Configuration Management</w:t>
      </w:r>
      <w:bookmarkEnd w:id="14"/>
      <w:bookmarkEnd w:id="15"/>
      <w:bookmarkEnd w:id="16"/>
    </w:p>
    <w:p w14:paraId="3EC19065" w14:textId="17C88A08"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ins w:id="17" w:author="Author">
        <w:r w:rsidR="00D64266">
          <w:t>capabilities</w:t>
        </w:r>
      </w:ins>
      <w:del w:id="18" w:author="Author">
        <w:r w:rsidDel="00D64266">
          <w:delText>moving parts</w:delText>
        </w:r>
      </w:del>
      <w:r>
        <w:t xml:space="preserve"> that </w:t>
      </w:r>
      <w:del w:id="19" w:author="Author">
        <w:r w:rsidDel="00D64266">
          <w:delText xml:space="preserve">need </w:delText>
        </w:r>
      </w:del>
      <w:r>
        <w:t xml:space="preserve">work together at runtime to implement a </w:t>
      </w:r>
      <w:ins w:id="20" w:author="Author">
        <w:r w:rsidR="00D64266">
          <w:t xml:space="preserve">robust </w:t>
        </w:r>
      </w:ins>
      <w:r>
        <w:t>working system.</w:t>
      </w:r>
    </w:p>
    <w:p w14:paraId="064473F8" w14:textId="1619DFDE" w:rsidR="00D64266" w:rsidRDefault="00BA3C2B" w:rsidP="00BA3C2B">
      <w:pPr>
        <w:pStyle w:val="BodyText"/>
        <w:rPr>
          <w:ins w:id="21" w:author="Author"/>
        </w:rPr>
      </w:pPr>
      <w:r>
        <w:t xml:space="preserve">Environment </w:t>
      </w:r>
      <w:ins w:id="22" w:author="Author">
        <w:r w:rsidR="00D64266">
          <w:t>C</w:t>
        </w:r>
      </w:ins>
      <w:del w:id="23" w:author="Author">
        <w:r w:rsidDel="00D64266">
          <w:delText>c</w:delText>
        </w:r>
      </w:del>
      <w:r>
        <w:t xml:space="preserve">onfiguration </w:t>
      </w:r>
      <w:ins w:id="24" w:author="Author">
        <w:r w:rsidR="00D64266">
          <w:t>M</w:t>
        </w:r>
      </w:ins>
      <w:del w:id="25" w:author="Author">
        <w:r w:rsidDel="00D64266">
          <w:delText>m</w:delText>
        </w:r>
      </w:del>
      <w:r>
        <w:t xml:space="preserve">anagement is the process </w:t>
      </w:r>
      <w:ins w:id="26" w:author="Autho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ins>
    </w:p>
    <w:p w14:paraId="22CD3A06" w14:textId="6ABE8B7B" w:rsidR="00BA3C2B" w:rsidDel="00701729" w:rsidRDefault="00BA3C2B" w:rsidP="00BA3C2B">
      <w:pPr>
        <w:pStyle w:val="BodyText"/>
        <w:rPr>
          <w:del w:id="27" w:author="Author"/>
        </w:rPr>
      </w:pPr>
      <w:del w:id="28" w:author="Author">
        <w:r w:rsidDel="00701729">
          <w:delText xml:space="preserve">of describing the ways in which all these </w:delText>
        </w:r>
        <w:r w:rsidR="007C52FC" w:rsidDel="00701729">
          <w:delText>artifacts</w:delText>
        </w:r>
        <w:r w:rsidDel="00701729">
          <w:delText xml:space="preserve"> interact and how </w:delText>
        </w:r>
        <w:r w:rsidR="007C52FC" w:rsidDel="00701729">
          <w:delText xml:space="preserve">they </w:delText>
        </w:r>
        <w:r w:rsidR="001C63AE" w:rsidDel="00701729">
          <w:delText>can</w:delText>
        </w:r>
        <w:r w:rsidR="007C52FC" w:rsidDel="00701729">
          <w:delText xml:space="preserve"> be managed utilizing existing underlying configuration management component</w:delText>
        </w:r>
        <w:r w:rsidR="0091775D" w:rsidDel="00701729">
          <w:delText>s</w:delText>
        </w:r>
        <w:r w:rsidR="007C52FC" w:rsidDel="00701729">
          <w:delText>.</w:delText>
        </w:r>
      </w:del>
    </w:p>
    <w:p w14:paraId="480E6039" w14:textId="2D0342D7" w:rsidR="0047480D" w:rsidRDefault="0047480D" w:rsidP="004309E2">
      <w:pPr>
        <w:pStyle w:val="Heading3"/>
      </w:pPr>
      <w:r>
        <w:t>Configuration Management Automation</w:t>
      </w:r>
      <w:r w:rsidR="00137E71">
        <w:t xml:space="preserve"> </w:t>
      </w:r>
    </w:p>
    <w:p w14:paraId="2E094F63" w14:textId="123F67E3" w:rsidR="00854747" w:rsidRDefault="00854747" w:rsidP="00854747">
      <w:pPr>
        <w:pStyle w:val="BodyText"/>
      </w:pPr>
      <w:r>
        <w:t xml:space="preserve">Prior to the </w:t>
      </w:r>
      <w:del w:id="29" w:author="Author">
        <w:r w:rsidDel="00A01CEC">
          <w:delText xml:space="preserve">advent </w:delText>
        </w:r>
      </w:del>
      <w:ins w:id="30" w:author="Author">
        <w:r w:rsidR="00A01CEC">
          <w:t>capability</w:t>
        </w:r>
        <w:r w:rsidR="00A01CEC">
          <w:t xml:space="preserve"> </w:t>
        </w:r>
      </w:ins>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del w:id="31" w:author="Author">
        <w:r w:rsidDel="00A01CEC">
          <w:delText xml:space="preserve">laborious </w:delText>
        </w:r>
      </w:del>
      <w:ins w:id="32" w:author="Author">
        <w:r w:rsidR="00A01CEC">
          <w:t>tedious</w:t>
        </w:r>
        <w:r w:rsidR="00A01CEC">
          <w:t xml:space="preserve"> </w:t>
        </w:r>
      </w:ins>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2EDF5FD0"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del w:id="33" w:author="Author">
        <w:r w:rsidR="00137E71" w:rsidDel="00A01CEC">
          <w:delText>example</w:delText>
        </w:r>
      </w:del>
      <w:ins w:id="34" w:author="Author">
        <w:r w:rsidR="00A01CEC">
          <w:t>example,</w:t>
        </w:r>
      </w:ins>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1CD037B7" w:rsidR="00895B25" w:rsidRDefault="00895B25" w:rsidP="006B5D83">
      <w:pPr>
        <w:pStyle w:val="BodyText"/>
        <w:rPr>
          <w:ins w:id="35" w:author="Author"/>
        </w:rPr>
      </w:pPr>
      <w:r>
        <w:t>A point should be raised regarding the</w:t>
      </w:r>
      <w:r w:rsidRPr="00895B25">
        <w:t xml:space="preserve"> Configuration Management Automation </w:t>
      </w:r>
      <w:r>
        <w:t>subject matter covered in this section</w:t>
      </w:r>
      <w:ins w:id="36" w:author="Author">
        <w:r w:rsidR="00A01CEC">
          <w:t>:</w:t>
        </w:r>
      </w:ins>
      <w:del w:id="37" w:author="Author">
        <w:r w:rsidDel="00A01CEC">
          <w:delText>.</w:delText>
        </w:r>
      </w:del>
      <w:r>
        <w:t xml:space="preserve"> The creation of a complex automation eco-system, as detailed in the </w:t>
      </w:r>
      <w:r>
        <w:lastRenderedPageBreak/>
        <w:t xml:space="preserve">following diagram, is the culmination of design efforts by many senior technical personnel. </w:t>
      </w:r>
      <w:r w:rsidR="008D1903">
        <w:t>Typically,</w:t>
      </w:r>
      <w:r>
        <w:t xml:space="preserve"> an API developer would not be part of this technical </w:t>
      </w:r>
      <w:del w:id="38" w:author="Author">
        <w:r w:rsidDel="00A01CEC">
          <w:delText>effort</w:delText>
        </w:r>
      </w:del>
      <w:ins w:id="39" w:author="Author">
        <w:r w:rsidR="00A01CEC">
          <w:t>effort,</w:t>
        </w:r>
      </w:ins>
      <w:r>
        <w:t xml:space="preserve"> but the intent is to provide the developer with an understandable view of the overall automation eco-system integrations and flows. </w:t>
      </w:r>
    </w:p>
    <w:p w14:paraId="7AF61DCD" w14:textId="26586266" w:rsidR="00A01CEC" w:rsidRDefault="00A01CEC" w:rsidP="006B5D83">
      <w:pPr>
        <w:pStyle w:val="BodyText"/>
      </w:pPr>
      <w:ins w:id="40" w:author="Author">
        <w:r>
          <w:t>&lt;&lt;PTM Standards Review stops here&gt;&gt;</w:t>
        </w:r>
      </w:ins>
      <w:bookmarkStart w:id="41" w:name="_GoBack"/>
      <w:bookmarkEnd w:id="41"/>
    </w:p>
    <w:p w14:paraId="4A871465" w14:textId="50131D00" w:rsidR="00DC7EF4" w:rsidRDefault="00752DFD" w:rsidP="00E94EEB">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05687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7F3404F8" w14:textId="1541F3DB" w:rsidR="00121244" w:rsidRDefault="00121244" w:rsidP="00121244">
      <w:pPr>
        <w:pStyle w:val="BodyText"/>
        <w:spacing w:before="0" w:after="0"/>
        <w:ind w:left="360"/>
      </w:pPr>
      <w:r>
        <w:lastRenderedPageBreak/>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p>
    <w:p w14:paraId="12D7FF1B" w14:textId="6CF1005E" w:rsidR="00DD65A3" w:rsidRDefault="00DD65A3" w:rsidP="00BA3C2B">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51C73270" w:rsidR="00CE46FD" w:rsidRPr="00DD65A3"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75965DEB"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0B7265" w:rsidR="00685C1B" w:rsidRP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7B788F57"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7D03277F"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lastRenderedPageBreak/>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2B40A8D8"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42"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43" w:name="_Toc519258830"/>
      <w:bookmarkEnd w:id="42"/>
      <w:r>
        <w:t>When to Version</w:t>
      </w:r>
      <w:bookmarkEnd w:id="43"/>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44" w:name="_Toc519258831"/>
      <w:r>
        <w:t>Versioning Guidelines</w:t>
      </w:r>
      <w:bookmarkEnd w:id="44"/>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45" w:name="_Hlk518649996"/>
      <w:r>
        <w:t xml:space="preserve">Media Type Versioning </w:t>
      </w:r>
      <w:bookmarkEnd w:id="45"/>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46" w:name="_Toc519258832"/>
      <w:r>
        <w:t>URI Versioning</w:t>
      </w:r>
      <w:bookmarkEnd w:id="46"/>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47" w:name="_Toc519258833"/>
      <w:r w:rsidRPr="00871ECF">
        <w:t>Media Type Versioning</w:t>
      </w:r>
      <w:bookmarkEnd w:id="47"/>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48" w:name="_Toc519258834"/>
      <w:r w:rsidRPr="00ED468D">
        <w:t xml:space="preserve">HTTP </w:t>
      </w:r>
      <w:r w:rsidR="008C605F" w:rsidRPr="00ED468D">
        <w:t xml:space="preserve">Request </w:t>
      </w:r>
      <w:r w:rsidRPr="00ED468D">
        <w:t>Accept Examples</w:t>
      </w:r>
      <w:r w:rsidR="00871ECF" w:rsidRPr="00ED468D">
        <w:t>:</w:t>
      </w:r>
      <w:bookmarkEnd w:id="48"/>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49" w:name="_Toc519258835"/>
      <w:r>
        <w:t xml:space="preserve">HTTP </w:t>
      </w:r>
      <w:r w:rsidR="008C605F">
        <w:t xml:space="preserve">Response </w:t>
      </w:r>
      <w:r>
        <w:t>Content-Type Examples:</w:t>
      </w:r>
      <w:bookmarkEnd w:id="49"/>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50" w:name="_Toc516653971"/>
      <w:bookmarkStart w:id="51" w:name="_Toc517793609"/>
      <w:bookmarkStart w:id="52" w:name="_Toc519258837"/>
      <w:r>
        <w:t>GitHub</w:t>
      </w:r>
      <w:bookmarkEnd w:id="50"/>
      <w:bookmarkEnd w:id="51"/>
      <w:bookmarkEnd w:id="52"/>
      <w:r w:rsidR="008A4B3E">
        <w:t xml:space="preserve"> Integration</w:t>
      </w:r>
    </w:p>
    <w:p w14:paraId="3509C87C" w14:textId="77777777" w:rsidR="00A950A8" w:rsidRDefault="003F2E32" w:rsidP="000C5A96">
      <w:pPr>
        <w:pStyle w:val="BodyText"/>
      </w:pPr>
      <w:bookmarkStart w:id="53"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54" w:name="_Toc519258838"/>
      <w:bookmarkEnd w:id="53"/>
      <w:r>
        <w:t>The GIT Command Line</w:t>
      </w:r>
      <w:bookmarkEnd w:id="54"/>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55" w:name="_Toc519258839"/>
      <w:r>
        <w:t xml:space="preserve">GitHub </w:t>
      </w:r>
      <w:r w:rsidRPr="00FB2BC1">
        <w:t>Branching and Merging</w:t>
      </w:r>
      <w:bookmarkEnd w:id="55"/>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56" w:name="_Toc516653972"/>
      <w:bookmarkStart w:id="57" w:name="_Toc517793610"/>
      <w:bookmarkStart w:id="58" w:name="_Toc519258840"/>
      <w:r>
        <w:t xml:space="preserve">GitHub </w:t>
      </w:r>
      <w:r w:rsidR="00714BA9">
        <w:t>Branching</w:t>
      </w:r>
      <w:bookmarkEnd w:id="56"/>
      <w:bookmarkEnd w:id="57"/>
      <w:bookmarkEnd w:id="58"/>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59" w:name="_Toc519258841"/>
      <w:r>
        <w:t xml:space="preserve">GitHub Branching </w:t>
      </w:r>
      <w:r w:rsidR="00CC3968">
        <w:t xml:space="preserve">and </w:t>
      </w:r>
      <w:r>
        <w:t>Related Command Lines</w:t>
      </w:r>
      <w:bookmarkEnd w:id="59"/>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60" w:name="_Toc519258842"/>
      <w:r>
        <w:t xml:space="preserve">GitHub </w:t>
      </w:r>
      <w:r w:rsidRPr="00FB2BC1">
        <w:t>Merging</w:t>
      </w:r>
      <w:bookmarkEnd w:id="60"/>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61" w:name="_Toc519258843"/>
      <w:r>
        <w:t>GitHub Merging and Related Command Lines</w:t>
      </w:r>
      <w:bookmarkEnd w:id="61"/>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62" w:name="_Toc519258844"/>
      <w:r>
        <w:t xml:space="preserve">Resolving GitHub </w:t>
      </w:r>
      <w:r w:rsidRPr="00FB2BC1">
        <w:t>Merging</w:t>
      </w:r>
      <w:r>
        <w:t xml:space="preserve"> Conflicts</w:t>
      </w:r>
      <w:bookmarkEnd w:id="62"/>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87AA2" w14:textId="77777777" w:rsidR="00062E8B" w:rsidRDefault="00062E8B">
      <w:r>
        <w:separator/>
      </w:r>
    </w:p>
    <w:p w14:paraId="41F55D30" w14:textId="77777777" w:rsidR="00062E8B" w:rsidRDefault="00062E8B"/>
  </w:endnote>
  <w:endnote w:type="continuationSeparator" w:id="0">
    <w:p w14:paraId="3B56903A" w14:textId="77777777" w:rsidR="00062E8B" w:rsidRDefault="00062E8B">
      <w:r>
        <w:continuationSeparator/>
      </w:r>
    </w:p>
    <w:p w14:paraId="02E7D704" w14:textId="77777777" w:rsidR="00062E8B" w:rsidRDefault="00062E8B"/>
  </w:endnote>
  <w:endnote w:type="continuationNotice" w:id="1">
    <w:p w14:paraId="4506F081" w14:textId="77777777" w:rsidR="00062E8B" w:rsidRDefault="00062E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1E115" w14:textId="77777777" w:rsidR="00062E8B" w:rsidRDefault="00062E8B">
      <w:r>
        <w:separator/>
      </w:r>
    </w:p>
    <w:p w14:paraId="1F34B25B" w14:textId="77777777" w:rsidR="00062E8B" w:rsidRDefault="00062E8B"/>
  </w:footnote>
  <w:footnote w:type="continuationSeparator" w:id="0">
    <w:p w14:paraId="13C747DB" w14:textId="77777777" w:rsidR="00062E8B" w:rsidRDefault="00062E8B">
      <w:r>
        <w:continuationSeparator/>
      </w:r>
    </w:p>
    <w:p w14:paraId="5F1C5E92" w14:textId="77777777" w:rsidR="00062E8B" w:rsidRDefault="00062E8B"/>
  </w:footnote>
  <w:footnote w:type="continuationNotice" w:id="1">
    <w:p w14:paraId="5F3947BA" w14:textId="77777777" w:rsidR="00062E8B" w:rsidRDefault="00062E8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2E8B"/>
    <w:rsid w:val="00064481"/>
    <w:rsid w:val="00064BC6"/>
    <w:rsid w:val="00065129"/>
    <w:rsid w:val="000654A0"/>
    <w:rsid w:val="00065CEC"/>
    <w:rsid w:val="00070B52"/>
    <w:rsid w:val="00071609"/>
    <w:rsid w:val="000718CD"/>
    <w:rsid w:val="00072A6C"/>
    <w:rsid w:val="00072AD7"/>
    <w:rsid w:val="0007346C"/>
    <w:rsid w:val="00076514"/>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45C4"/>
    <w:rsid w:val="005B4D58"/>
    <w:rsid w:val="005B4F34"/>
    <w:rsid w:val="005B6423"/>
    <w:rsid w:val="005B6E23"/>
    <w:rsid w:val="005B6E70"/>
    <w:rsid w:val="005B71EC"/>
    <w:rsid w:val="005B7460"/>
    <w:rsid w:val="005B7CD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D8B8AD-7318-4CD5-9BAF-BC7BF8CC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3007</Words>
  <Characters>17146</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20113</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2018-08-17T21:24:00Z</dcterms:created>
  <dcterms:modified xsi:type="dcterms:W3CDTF">2018-08-29T18:08:00Z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