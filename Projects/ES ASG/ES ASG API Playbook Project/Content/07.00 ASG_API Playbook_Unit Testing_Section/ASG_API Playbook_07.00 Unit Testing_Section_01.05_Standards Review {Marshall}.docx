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7CEAE19" w:rsidR="009C0CEA" w:rsidRDefault="0024246E" w:rsidP="00F868EF">
      <w:pPr>
        <w:pStyle w:val="Heading1"/>
      </w:pPr>
      <w:bookmarkStart w:id="0" w:name="_Toc516653928"/>
      <w:r>
        <w:t xml:space="preserve">Unit Testing </w:t>
      </w:r>
      <w:bookmarkEnd w:id="0"/>
      <w:r>
        <w:t>Guidelines</w:t>
      </w:r>
    </w:p>
    <w:p w14:paraId="79B1E8FB" w14:textId="5AF8451B" w:rsidR="009B24D3" w:rsidRDefault="009B24D3" w:rsidP="009B24D3">
      <w:pPr>
        <w:pStyle w:val="Heading2"/>
      </w:pPr>
      <w:bookmarkStart w:id="1" w:name="_Toc517560712"/>
      <w:r>
        <w:t>Unit Testing Approach</w:t>
      </w:r>
      <w:bookmarkEnd w:id="1"/>
    </w:p>
    <w:p w14:paraId="25E33FD1" w14:textId="3A1D5DFD"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ins w:id="2" w:author="Paul Marshall" w:date="2018-09-19T15:41:00Z">
        <w:r w:rsidR="000D1AE3">
          <w:rPr>
            <w:rFonts w:asciiTheme="majorHAnsi" w:hAnsiTheme="majorHAnsi" w:cstheme="majorHAnsi"/>
            <w:color w:val="000000"/>
            <w:sz w:val="18"/>
            <w:szCs w:val="16"/>
          </w:rPr>
          <w:t xml:space="preserve">the </w:t>
        </w:r>
      </w:ins>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w:t>
      </w:r>
      <w:ins w:id="3" w:author="Paul Marshall" w:date="2018-09-19T15:41:00Z">
        <w:r w:rsidR="000D1AE3">
          <w:rPr>
            <w:rFonts w:asciiTheme="majorHAnsi" w:hAnsiTheme="majorHAnsi" w:cstheme="majorHAnsi"/>
            <w:color w:val="000000"/>
            <w:sz w:val="18"/>
            <w:szCs w:val="16"/>
          </w:rPr>
          <w:t>(Editor’s Note: Reference T</w:t>
        </w:r>
      </w:ins>
      <w:ins w:id="4" w:author="Paul Marshall" w:date="2018-09-19T15:42:00Z">
        <w:r w:rsidR="000D1AE3">
          <w:rPr>
            <w:rFonts w:asciiTheme="majorHAnsi" w:hAnsiTheme="majorHAnsi" w:cstheme="majorHAnsi"/>
            <w:color w:val="000000"/>
            <w:sz w:val="18"/>
            <w:szCs w:val="16"/>
          </w:rPr>
          <w:t xml:space="preserve">DD Section) </w:t>
        </w:r>
      </w:ins>
      <w:r w:rsidR="00282B64">
        <w:rPr>
          <w:rFonts w:asciiTheme="majorHAnsi" w:hAnsiTheme="majorHAnsi" w:cstheme="majorHAnsi"/>
          <w:color w:val="000000"/>
          <w:sz w:val="18"/>
          <w:szCs w:val="16"/>
        </w:rPr>
        <w:t xml:space="preserve">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del w:id="5" w:author="Paul Marshall" w:date="2018-09-20T12:14:00Z">
        <w:r w:rsidR="003E2668" w:rsidDel="00D8157E">
          <w:rPr>
            <w:rFonts w:asciiTheme="majorHAnsi" w:hAnsiTheme="majorHAnsi" w:cstheme="majorHAnsi"/>
            <w:color w:val="000000"/>
            <w:sz w:val="18"/>
            <w:szCs w:val="16"/>
          </w:rPr>
          <w:delText>full blown</w:delText>
        </w:r>
      </w:del>
      <w:ins w:id="6" w:author="Paul Marshall" w:date="2018-09-20T12:14:00Z">
        <w:r w:rsidR="00D8157E">
          <w:rPr>
            <w:rFonts w:asciiTheme="majorHAnsi" w:hAnsiTheme="majorHAnsi" w:cstheme="majorHAnsi"/>
            <w:color w:val="000000"/>
            <w:sz w:val="18"/>
            <w:szCs w:val="16"/>
          </w:rPr>
          <w:t>full-blown</w:t>
        </w:r>
      </w:ins>
      <w:r w:rsidR="003E2668">
        <w:rPr>
          <w:rFonts w:asciiTheme="majorHAnsi" w:hAnsiTheme="majorHAnsi" w:cstheme="majorHAnsi"/>
          <w:color w:val="000000"/>
          <w:sz w:val="18"/>
          <w:szCs w:val="16"/>
        </w:rPr>
        <w:t xml:space="preserve"> API development is under way.  This allows for any API contract and code changes </w:t>
      </w:r>
      <w:ins w:id="7" w:author="Paul Marshall" w:date="2018-09-20T12:14:00Z">
        <w:r w:rsidR="00881A79">
          <w:rPr>
            <w:rFonts w:asciiTheme="majorHAnsi" w:hAnsiTheme="majorHAnsi" w:cstheme="majorHAnsi"/>
            <w:color w:val="000000"/>
            <w:sz w:val="18"/>
            <w:szCs w:val="16"/>
          </w:rPr>
          <w:t>in the future</w:t>
        </w:r>
      </w:ins>
      <w:del w:id="8" w:author="Paul Marshall" w:date="2018-09-20T12:14:00Z">
        <w:r w:rsidR="003E2668" w:rsidDel="00881A79">
          <w:rPr>
            <w:rFonts w:asciiTheme="majorHAnsi" w:hAnsiTheme="majorHAnsi" w:cstheme="majorHAnsi"/>
            <w:color w:val="000000"/>
            <w:sz w:val="18"/>
            <w:szCs w:val="16"/>
          </w:rPr>
          <w:delText>down the road</w:delText>
        </w:r>
      </w:del>
      <w:r w:rsidR="003E2668">
        <w:rPr>
          <w:rFonts w:asciiTheme="majorHAnsi" w:hAnsiTheme="majorHAnsi" w:cstheme="majorHAnsi"/>
          <w:color w:val="000000"/>
          <w:sz w:val="18"/>
          <w:szCs w:val="16"/>
        </w:rPr>
        <w:t xml:space="preserve"> to be fully regression test-ready, </w:t>
      </w:r>
      <w:r w:rsidR="008D1E85">
        <w:rPr>
          <w:rFonts w:asciiTheme="majorHAnsi" w:hAnsiTheme="majorHAnsi" w:cstheme="majorHAnsi"/>
          <w:color w:val="000000"/>
          <w:sz w:val="18"/>
          <w:szCs w:val="16"/>
        </w:rPr>
        <w:t xml:space="preserve">reducing the </w:t>
      </w:r>
      <w:del w:id="9" w:author="Paul Marshall" w:date="2018-09-20T12:14:00Z">
        <w:r w:rsidR="008D1E85" w:rsidDel="00881A79">
          <w:rPr>
            <w:rFonts w:asciiTheme="majorHAnsi" w:hAnsiTheme="majorHAnsi" w:cstheme="majorHAnsi"/>
            <w:color w:val="000000"/>
            <w:sz w:val="18"/>
            <w:szCs w:val="16"/>
          </w:rPr>
          <w:delText xml:space="preserve">opportunity </w:delText>
        </w:r>
      </w:del>
      <w:ins w:id="10" w:author="Paul Marshall" w:date="2018-09-20T12:14:00Z">
        <w:r w:rsidR="00881A79">
          <w:rPr>
            <w:rFonts w:asciiTheme="majorHAnsi" w:hAnsiTheme="majorHAnsi" w:cstheme="majorHAnsi"/>
            <w:color w:val="000000"/>
            <w:sz w:val="18"/>
            <w:szCs w:val="16"/>
          </w:rPr>
          <w:t xml:space="preserve">risk </w:t>
        </w:r>
      </w:ins>
      <w:r w:rsidR="008D1E85">
        <w:rPr>
          <w:rFonts w:asciiTheme="majorHAnsi" w:hAnsiTheme="majorHAnsi" w:cstheme="majorHAnsi"/>
          <w:color w:val="000000"/>
          <w:sz w:val="18"/>
          <w:szCs w:val="16"/>
        </w:rPr>
        <w:t>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547791E7"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del w:id="11" w:author="Paul Marshall" w:date="2018-09-20T12:14:00Z">
        <w:r w:rsidR="00BC0765" w:rsidDel="00881A79">
          <w:rPr>
            <w:rFonts w:asciiTheme="majorHAnsi" w:hAnsiTheme="majorHAnsi" w:cstheme="majorHAnsi"/>
            <w:color w:val="000000"/>
            <w:sz w:val="18"/>
            <w:szCs w:val="16"/>
          </w:rPr>
          <w:delText>as a developer you are</w:delText>
        </w:r>
      </w:del>
      <w:ins w:id="12" w:author="Paul Marshall" w:date="2018-09-20T12:14:00Z">
        <w:r w:rsidR="00881A79">
          <w:rPr>
            <w:rFonts w:asciiTheme="majorHAnsi" w:hAnsiTheme="majorHAnsi" w:cstheme="majorHAnsi"/>
            <w:color w:val="000000"/>
            <w:sz w:val="18"/>
            <w:szCs w:val="16"/>
          </w:rPr>
          <w:t>a d</w:t>
        </w:r>
      </w:ins>
      <w:ins w:id="13" w:author="Paul Marshall" w:date="2018-09-20T12:15:00Z">
        <w:r w:rsidR="00881A79">
          <w:rPr>
            <w:rFonts w:asciiTheme="majorHAnsi" w:hAnsiTheme="majorHAnsi" w:cstheme="majorHAnsi"/>
            <w:color w:val="000000"/>
            <w:sz w:val="18"/>
            <w:szCs w:val="16"/>
          </w:rPr>
          <w:t>eveloper is</w:t>
        </w:r>
      </w:ins>
      <w:r w:rsidR="00BC0765">
        <w:rPr>
          <w:rFonts w:asciiTheme="majorHAnsi" w:hAnsiTheme="majorHAnsi" w:cstheme="majorHAnsi"/>
          <w:color w:val="000000"/>
          <w:sz w:val="18"/>
          <w:szCs w:val="16"/>
        </w:rPr>
        <w:t xml:space="preserve"> given a task to design and develop a </w:t>
      </w:r>
      <w:proofErr w:type="gramStart"/>
      <w:r w:rsidR="00BC0765">
        <w:rPr>
          <w:rFonts w:asciiTheme="majorHAnsi" w:hAnsiTheme="majorHAnsi" w:cstheme="majorHAnsi"/>
          <w:color w:val="000000"/>
          <w:sz w:val="18"/>
          <w:szCs w:val="16"/>
        </w:rPr>
        <w:t>particular System</w:t>
      </w:r>
      <w:proofErr w:type="gramEnd"/>
      <w:r w:rsidR="00BC0765">
        <w:rPr>
          <w:rFonts w:asciiTheme="majorHAnsi" w:hAnsiTheme="majorHAnsi" w:cstheme="majorHAnsi"/>
          <w:color w:val="000000"/>
          <w:sz w:val="18"/>
          <w:szCs w:val="16"/>
        </w:rPr>
        <w:t xml:space="preserve">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75E56CEB"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del w:id="14" w:author="Paul Marshall" w:date="2018-09-20T12:15:00Z">
        <w:r w:rsidR="00E13518" w:rsidDel="00881A79">
          <w:rPr>
            <w:rFonts w:asciiTheme="majorHAnsi" w:hAnsiTheme="majorHAnsi" w:cstheme="majorHAnsi"/>
            <w:color w:val="000000"/>
            <w:sz w:val="18"/>
            <w:szCs w:val="16"/>
          </w:rPr>
          <w:delText>first thing you do as an</w:delText>
        </w:r>
      </w:del>
      <w:ins w:id="15" w:author="Paul Marshall" w:date="2018-09-20T12:15:00Z">
        <w:r w:rsidR="00881A79">
          <w:rPr>
            <w:rFonts w:asciiTheme="majorHAnsi" w:hAnsiTheme="majorHAnsi" w:cstheme="majorHAnsi"/>
            <w:color w:val="000000"/>
            <w:sz w:val="18"/>
            <w:szCs w:val="16"/>
          </w:rPr>
          <w:t>the first thing an</w:t>
        </w:r>
      </w:ins>
      <w:r w:rsidR="00E13518">
        <w:rPr>
          <w:rFonts w:asciiTheme="majorHAnsi" w:hAnsiTheme="majorHAnsi" w:cstheme="majorHAnsi"/>
          <w:color w:val="000000"/>
          <w:sz w:val="18"/>
          <w:szCs w:val="16"/>
        </w:rPr>
        <w:t xml:space="preserve"> API developer </w:t>
      </w:r>
      <w:ins w:id="16" w:author="Paul Marshall" w:date="2018-09-20T12:15:00Z">
        <w:r w:rsidR="00881A79">
          <w:rPr>
            <w:rFonts w:asciiTheme="majorHAnsi" w:hAnsiTheme="majorHAnsi" w:cstheme="majorHAnsi"/>
            <w:color w:val="000000"/>
            <w:sz w:val="18"/>
            <w:szCs w:val="16"/>
          </w:rPr>
          <w:t xml:space="preserve">does </w:t>
        </w:r>
      </w:ins>
      <w:r w:rsidR="00E13518">
        <w:rPr>
          <w:rFonts w:asciiTheme="majorHAnsi" w:hAnsiTheme="majorHAnsi" w:cstheme="majorHAnsi"/>
          <w:color w:val="000000"/>
          <w:sz w:val="18"/>
          <w:szCs w:val="16"/>
        </w:rPr>
        <w:t xml:space="preserve">is gather the requirements for the API operations and create an API contract (in RAML or Swagger).  </w:t>
      </w:r>
      <w:del w:id="17" w:author="Paul Marshall" w:date="2018-09-20T12:16:00Z">
        <w:r w:rsidR="00143372" w:rsidDel="00881A79">
          <w:rPr>
            <w:rFonts w:asciiTheme="majorHAnsi" w:hAnsiTheme="majorHAnsi" w:cstheme="majorHAnsi"/>
            <w:color w:val="000000"/>
            <w:sz w:val="18"/>
            <w:szCs w:val="16"/>
          </w:rPr>
          <w:delText xml:space="preserve">Once </w:delText>
        </w:r>
      </w:del>
      <w:ins w:id="18" w:author="Paul Marshall" w:date="2018-09-20T12:16:00Z">
        <w:r w:rsidR="00881A79">
          <w:rPr>
            <w:rFonts w:asciiTheme="majorHAnsi" w:hAnsiTheme="majorHAnsi" w:cstheme="majorHAnsi"/>
            <w:color w:val="000000"/>
            <w:sz w:val="18"/>
            <w:szCs w:val="16"/>
          </w:rPr>
          <w:t xml:space="preserve">After </w:t>
        </w:r>
      </w:ins>
      <w:r w:rsidR="00143372">
        <w:rPr>
          <w:rFonts w:asciiTheme="majorHAnsi" w:hAnsiTheme="majorHAnsi" w:cstheme="majorHAnsi"/>
          <w:color w:val="000000"/>
          <w:sz w:val="18"/>
          <w:szCs w:val="16"/>
        </w:rPr>
        <w:t xml:space="preserve">the contract is created, </w:t>
      </w:r>
      <w:ins w:id="19" w:author="Paul Marshall" w:date="2018-09-20T12:16:00Z">
        <w:r w:rsidR="00881A79">
          <w:rPr>
            <w:rFonts w:asciiTheme="majorHAnsi" w:hAnsiTheme="majorHAnsi" w:cstheme="majorHAnsi"/>
            <w:color w:val="000000"/>
            <w:sz w:val="18"/>
            <w:szCs w:val="16"/>
          </w:rPr>
          <w:t>a mock API is generated</w:t>
        </w:r>
      </w:ins>
      <w:del w:id="20" w:author="Paul Marshall" w:date="2018-09-20T12:16:00Z">
        <w:r w:rsidR="00143372" w:rsidDel="00881A79">
          <w:rPr>
            <w:rFonts w:asciiTheme="majorHAnsi" w:hAnsiTheme="majorHAnsi" w:cstheme="majorHAnsi"/>
            <w:color w:val="000000"/>
            <w:sz w:val="18"/>
            <w:szCs w:val="16"/>
          </w:rPr>
          <w:delText>you generate a mock API</w:delText>
        </w:r>
      </w:del>
      <w:r w:rsidR="00143372">
        <w:rPr>
          <w:rFonts w:asciiTheme="majorHAnsi" w:hAnsiTheme="majorHAnsi" w:cstheme="majorHAnsi"/>
          <w:color w:val="000000"/>
          <w:sz w:val="18"/>
          <w:szCs w:val="16"/>
        </w:rPr>
        <w:t xml:space="preserve">.  In Swagger, </w:t>
      </w:r>
      <w:del w:id="21" w:author="Paul Marshall" w:date="2018-09-20T12:17:00Z">
        <w:r w:rsidR="00143372" w:rsidDel="00881A79">
          <w:rPr>
            <w:rFonts w:asciiTheme="majorHAnsi" w:hAnsiTheme="majorHAnsi" w:cstheme="majorHAnsi"/>
            <w:color w:val="000000"/>
            <w:sz w:val="18"/>
            <w:szCs w:val="16"/>
          </w:rPr>
          <w:delText xml:space="preserve">you would run a </w:delText>
        </w:r>
      </w:del>
      <w:ins w:id="22" w:author="Paul Marshall" w:date="2018-09-20T12:17:00Z">
        <w:r w:rsidR="00881A79">
          <w:rPr>
            <w:rFonts w:asciiTheme="majorHAnsi" w:hAnsiTheme="majorHAnsi" w:cstheme="majorHAnsi"/>
            <w:color w:val="000000"/>
            <w:sz w:val="18"/>
            <w:szCs w:val="16"/>
          </w:rPr>
          <w:t xml:space="preserve">the </w:t>
        </w:r>
      </w:ins>
      <w:r w:rsidR="00143372">
        <w:rPr>
          <w:rFonts w:asciiTheme="majorHAnsi" w:hAnsiTheme="majorHAnsi" w:cstheme="majorHAnsi"/>
          <w:color w:val="000000"/>
          <w:sz w:val="18"/>
          <w:szCs w:val="16"/>
        </w:rPr>
        <w:t xml:space="preserve">NodeJS or Java utility </w:t>
      </w:r>
      <w:ins w:id="23" w:author="Paul Marshall" w:date="2018-09-20T12:17:00Z">
        <w:r w:rsidR="00881A79">
          <w:rPr>
            <w:rFonts w:asciiTheme="majorHAnsi" w:hAnsiTheme="majorHAnsi" w:cstheme="majorHAnsi"/>
            <w:color w:val="000000"/>
            <w:sz w:val="18"/>
            <w:szCs w:val="16"/>
          </w:rPr>
          <w:t xml:space="preserve">is run </w:t>
        </w:r>
      </w:ins>
      <w:r w:rsidR="00143372">
        <w:rPr>
          <w:rFonts w:asciiTheme="majorHAnsi" w:hAnsiTheme="majorHAnsi" w:cstheme="majorHAnsi"/>
          <w:color w:val="000000"/>
          <w:sz w:val="18"/>
          <w:szCs w:val="16"/>
        </w:rPr>
        <w:t xml:space="preserve">to generate </w:t>
      </w:r>
      <w:r w:rsidR="00D44872">
        <w:rPr>
          <w:rFonts w:asciiTheme="majorHAnsi" w:hAnsiTheme="majorHAnsi" w:cstheme="majorHAnsi"/>
          <w:color w:val="000000"/>
          <w:sz w:val="18"/>
          <w:szCs w:val="16"/>
        </w:rPr>
        <w:t xml:space="preserve">source code based on the Swagger contract.  In Mulesoft Anypoint Platform, using Design Center, </w:t>
      </w:r>
      <w:del w:id="24" w:author="Paul Marshall" w:date="2018-09-20T12:17:00Z">
        <w:r w:rsidR="00D44872" w:rsidDel="00881A79">
          <w:rPr>
            <w:rFonts w:asciiTheme="majorHAnsi" w:hAnsiTheme="majorHAnsi" w:cstheme="majorHAnsi"/>
            <w:color w:val="000000"/>
            <w:sz w:val="18"/>
            <w:szCs w:val="16"/>
          </w:rPr>
          <w:delText xml:space="preserve">you would generate </w:delText>
        </w:r>
      </w:del>
      <w:r w:rsidR="00D44872">
        <w:rPr>
          <w:rFonts w:asciiTheme="majorHAnsi" w:hAnsiTheme="majorHAnsi" w:cstheme="majorHAnsi"/>
          <w:color w:val="000000"/>
          <w:sz w:val="18"/>
          <w:szCs w:val="16"/>
        </w:rPr>
        <w:t xml:space="preserve">a mock API </w:t>
      </w:r>
      <w:ins w:id="25" w:author="Paul Marshall" w:date="2018-09-20T12:17:00Z">
        <w:r w:rsidR="00881A79">
          <w:rPr>
            <w:rFonts w:asciiTheme="majorHAnsi" w:hAnsiTheme="majorHAnsi" w:cstheme="majorHAnsi"/>
            <w:color w:val="000000"/>
            <w:sz w:val="18"/>
            <w:szCs w:val="16"/>
          </w:rPr>
          <w:t xml:space="preserve">is created </w:t>
        </w:r>
      </w:ins>
      <w:r w:rsidR="00D44872">
        <w:rPr>
          <w:rFonts w:asciiTheme="majorHAnsi" w:hAnsiTheme="majorHAnsi" w:cstheme="majorHAnsi"/>
          <w:color w:val="000000"/>
          <w:sz w:val="18"/>
          <w:szCs w:val="16"/>
        </w:rPr>
        <w:t>using a</w:t>
      </w:r>
      <w:del w:id="26" w:author="Paul Marshall" w:date="2018-09-20T12:17:00Z">
        <w:r w:rsidR="00D44872" w:rsidDel="00881A79">
          <w:rPr>
            <w:rFonts w:asciiTheme="majorHAnsi" w:hAnsiTheme="majorHAnsi" w:cstheme="majorHAnsi"/>
            <w:color w:val="000000"/>
            <w:sz w:val="18"/>
            <w:szCs w:val="16"/>
          </w:rPr>
          <w:delText>n</w:delText>
        </w:r>
      </w:del>
      <w:r w:rsidR="00D44872">
        <w:rPr>
          <w:rFonts w:asciiTheme="majorHAnsi" w:hAnsiTheme="majorHAnsi" w:cstheme="majorHAnsi"/>
          <w:color w:val="000000"/>
          <w:sz w:val="18"/>
          <w:szCs w:val="16"/>
        </w:rPr>
        <w:t xml:space="preserve"> designed RAML contract.</w:t>
      </w:r>
    </w:p>
    <w:p w14:paraId="543B8E65" w14:textId="6293BB9A"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In Apache Axis or CXF, an API developer </w:t>
      </w:r>
      <w:del w:id="27" w:author="Paul Marshall" w:date="2018-09-20T12:22:00Z">
        <w:r w:rsidDel="00881A79">
          <w:rPr>
            <w:rFonts w:asciiTheme="majorHAnsi" w:hAnsiTheme="majorHAnsi" w:cstheme="majorHAnsi"/>
            <w:color w:val="000000"/>
            <w:sz w:val="18"/>
            <w:szCs w:val="16"/>
          </w:rPr>
          <w:delText xml:space="preserve">would </w:delText>
        </w:r>
      </w:del>
      <w:r>
        <w:rPr>
          <w:rFonts w:asciiTheme="majorHAnsi" w:hAnsiTheme="majorHAnsi" w:cstheme="majorHAnsi"/>
          <w:color w:val="000000"/>
          <w:sz w:val="18"/>
          <w:szCs w:val="16"/>
        </w:rPr>
        <w:t>follow</w:t>
      </w:r>
      <w:ins w:id="28" w:author="Paul Marshall" w:date="2018-09-20T12:22:00Z">
        <w:r w:rsidR="00881A79">
          <w:rPr>
            <w:rFonts w:asciiTheme="majorHAnsi" w:hAnsiTheme="majorHAnsi" w:cstheme="majorHAnsi"/>
            <w:color w:val="000000"/>
            <w:sz w:val="18"/>
            <w:szCs w:val="16"/>
          </w:rPr>
          <w:t>s</w:t>
        </w:r>
      </w:ins>
      <w:r>
        <w:rPr>
          <w:rFonts w:asciiTheme="majorHAnsi" w:hAnsiTheme="majorHAnsi" w:cstheme="majorHAnsi"/>
          <w:color w:val="000000"/>
          <w:sz w:val="18"/>
          <w:szCs w:val="16"/>
        </w:rPr>
        <w:t xml:space="preserve"> a similar approach by designing an API, defining the API contract, and then running an Axis or CXF command-line utility to generate web service stubs.  For example, once a web service WSDL is defined based on an API contract definition, a command-line utility in Apache CXF, </w:t>
      </w:r>
      <w:del w:id="29" w:author="Paul Marshall" w:date="2018-09-20T12:23:00Z">
        <w:r w:rsidDel="00881A79">
          <w:rPr>
            <w:rFonts w:asciiTheme="majorHAnsi" w:hAnsiTheme="majorHAnsi" w:cstheme="majorHAnsi"/>
            <w:color w:val="000000"/>
            <w:sz w:val="18"/>
            <w:szCs w:val="16"/>
          </w:rPr>
          <w:delText xml:space="preserve">called </w:delText>
        </w:r>
      </w:del>
      <w:r w:rsidRPr="00A90BFB">
        <w:rPr>
          <w:rFonts w:ascii="Courier New" w:hAnsi="Courier New" w:cs="Courier New"/>
          <w:color w:val="000000"/>
          <w:sz w:val="18"/>
          <w:szCs w:val="16"/>
        </w:rPr>
        <w:t>wsdl2java</w:t>
      </w:r>
      <w:r>
        <w:rPr>
          <w:rFonts w:asciiTheme="majorHAnsi" w:hAnsiTheme="majorHAnsi" w:cstheme="majorHAnsi"/>
          <w:color w:val="000000"/>
          <w:sz w:val="18"/>
          <w:szCs w:val="16"/>
        </w:rPr>
        <w:t xml:space="preserve">, can be used to general initial Java class stubs, as defined in this spec: </w:t>
      </w:r>
      <w:hyperlink r:id="rId8" w:history="1">
        <w:r w:rsidRPr="00886CC9">
          <w:rPr>
            <w:rStyle w:val="Hyperlink"/>
            <w:rFonts w:asciiTheme="majorHAnsi" w:hAnsiTheme="majorHAnsi" w:cstheme="majorHAnsi"/>
            <w:sz w:val="18"/>
            <w:szCs w:val="16"/>
          </w:rPr>
          <w:t>http://cxf.apache.org/docs/wsdl-to-java.html</w:t>
        </w:r>
      </w:hyperlink>
    </w:p>
    <w:p w14:paraId="39E84412" w14:textId="77BDBECF" w:rsidR="00A90BFB" w:rsidRDefault="00A90BFB"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In NodeJS loopback, a loopback utility to generate NodeJS classes from Swagger specification can be used to create NodeJS controller and corresponding services.</w:t>
      </w:r>
    </w:p>
    <w:p w14:paraId="0C217754" w14:textId="2095DF17"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w:t>
      </w:r>
      <w:del w:id="30" w:author="Paul Marshall" w:date="2018-09-20T12:36:00Z">
        <w:r w:rsidDel="00E31E84">
          <w:rPr>
            <w:rFonts w:asciiTheme="majorHAnsi" w:hAnsiTheme="majorHAnsi" w:cstheme="majorHAnsi"/>
            <w:color w:val="000000"/>
            <w:sz w:val="18"/>
            <w:szCs w:val="16"/>
          </w:rPr>
          <w:delText xml:space="preserve">up and </w:delText>
        </w:r>
      </w:del>
      <w:r>
        <w:rPr>
          <w:rFonts w:asciiTheme="majorHAnsi" w:hAnsiTheme="majorHAnsi" w:cstheme="majorHAnsi"/>
          <w:color w:val="000000"/>
          <w:sz w:val="18"/>
          <w:szCs w:val="16"/>
        </w:rPr>
        <w:t xml:space="preserve">available for consuming its operations, </w:t>
      </w:r>
      <w:ins w:id="31" w:author="Paul Marshall" w:date="2018-09-20T12:37:00Z">
        <w:r w:rsidR="00E31E84">
          <w:rPr>
            <w:rFonts w:asciiTheme="majorHAnsi" w:hAnsiTheme="majorHAnsi" w:cstheme="majorHAnsi"/>
            <w:color w:val="000000"/>
            <w:sz w:val="18"/>
            <w:szCs w:val="16"/>
          </w:rPr>
          <w:t xml:space="preserve">initial mock-driven </w:t>
        </w:r>
      </w:ins>
      <w:del w:id="32" w:author="Paul Marshall" w:date="2018-09-20T12:37:00Z">
        <w:r w:rsidDel="00E31E84">
          <w:rPr>
            <w:rFonts w:asciiTheme="majorHAnsi" w:hAnsiTheme="majorHAnsi" w:cstheme="majorHAnsi"/>
            <w:color w:val="000000"/>
            <w:sz w:val="18"/>
            <w:szCs w:val="16"/>
          </w:rPr>
          <w:delText xml:space="preserve">you create </w:delText>
        </w:r>
        <w:r w:rsidR="003917B3" w:rsidDel="00E31E84">
          <w:rPr>
            <w:rFonts w:asciiTheme="majorHAnsi" w:hAnsiTheme="majorHAnsi" w:cstheme="majorHAnsi"/>
            <w:color w:val="000000"/>
            <w:sz w:val="18"/>
            <w:szCs w:val="16"/>
          </w:rPr>
          <w:delText xml:space="preserve">initial mock-driven </w:delText>
        </w:r>
      </w:del>
      <w:r w:rsidR="003917B3">
        <w:rPr>
          <w:rFonts w:asciiTheme="majorHAnsi" w:hAnsiTheme="majorHAnsi" w:cstheme="majorHAnsi"/>
          <w:color w:val="000000"/>
          <w:sz w:val="18"/>
          <w:szCs w:val="16"/>
        </w:rPr>
        <w:t xml:space="preserve">unit tests </w:t>
      </w:r>
      <w:ins w:id="33" w:author="Paul Marshall" w:date="2018-09-20T12:37:00Z">
        <w:r w:rsidR="00E31E84">
          <w:rPr>
            <w:rFonts w:asciiTheme="majorHAnsi" w:hAnsiTheme="majorHAnsi" w:cstheme="majorHAnsi"/>
            <w:color w:val="000000"/>
            <w:sz w:val="18"/>
            <w:szCs w:val="16"/>
          </w:rPr>
          <w:t xml:space="preserve">are created </w:t>
        </w:r>
      </w:ins>
      <w:r w:rsidR="003917B3">
        <w:rPr>
          <w:rFonts w:asciiTheme="majorHAnsi" w:hAnsiTheme="majorHAnsi" w:cstheme="majorHAnsi"/>
          <w:color w:val="000000"/>
          <w:sz w:val="18"/>
          <w:szCs w:val="16"/>
        </w:rPr>
        <w:t xml:space="preserve">using one of the unit testing frameworks.  In Java, </w:t>
      </w:r>
      <w:del w:id="34" w:author="Paul Marshall" w:date="2018-09-20T12:41:00Z">
        <w:r w:rsidR="003917B3" w:rsidDel="00E31E84">
          <w:rPr>
            <w:rFonts w:asciiTheme="majorHAnsi" w:hAnsiTheme="majorHAnsi" w:cstheme="majorHAnsi"/>
            <w:color w:val="000000"/>
            <w:sz w:val="18"/>
            <w:szCs w:val="16"/>
          </w:rPr>
          <w:delText xml:space="preserve">you would use </w:delText>
        </w:r>
      </w:del>
      <w:r w:rsidR="003917B3">
        <w:rPr>
          <w:rFonts w:asciiTheme="majorHAnsi" w:hAnsiTheme="majorHAnsi" w:cstheme="majorHAnsi"/>
          <w:color w:val="000000"/>
          <w:sz w:val="18"/>
          <w:szCs w:val="16"/>
        </w:rPr>
        <w:t xml:space="preserve">JUnit </w:t>
      </w:r>
      <w:ins w:id="35" w:author="Paul Marshall" w:date="2018-09-20T12:41:00Z">
        <w:r w:rsidR="00E31E84">
          <w:rPr>
            <w:rFonts w:asciiTheme="majorHAnsi" w:hAnsiTheme="majorHAnsi" w:cstheme="majorHAnsi"/>
            <w:color w:val="000000"/>
            <w:sz w:val="18"/>
            <w:szCs w:val="16"/>
          </w:rPr>
          <w:t xml:space="preserve">is used </w:t>
        </w:r>
      </w:ins>
      <w:r w:rsidR="003917B3">
        <w:rPr>
          <w:rFonts w:asciiTheme="majorHAnsi" w:hAnsiTheme="majorHAnsi" w:cstheme="majorHAnsi"/>
          <w:color w:val="000000"/>
          <w:sz w:val="18"/>
          <w:szCs w:val="16"/>
        </w:rPr>
        <w:t xml:space="preserve">to create unit test classes based </w:t>
      </w:r>
      <w:del w:id="36" w:author="Paul Marshall" w:date="2018-09-20T12:41:00Z">
        <w:r w:rsidR="003917B3" w:rsidDel="00E31E84">
          <w:rPr>
            <w:rFonts w:asciiTheme="majorHAnsi" w:hAnsiTheme="majorHAnsi" w:cstheme="majorHAnsi"/>
            <w:color w:val="000000"/>
            <w:sz w:val="18"/>
            <w:szCs w:val="16"/>
          </w:rPr>
          <w:delText xml:space="preserve">your </w:delText>
        </w:r>
      </w:del>
      <w:ins w:id="37" w:author="Paul Marshall" w:date="2018-09-20T12:41:00Z">
        <w:r w:rsidR="00E31E84">
          <w:rPr>
            <w:rFonts w:asciiTheme="majorHAnsi" w:hAnsiTheme="majorHAnsi" w:cstheme="majorHAnsi"/>
            <w:color w:val="000000"/>
            <w:sz w:val="18"/>
            <w:szCs w:val="16"/>
          </w:rPr>
          <w:t xml:space="preserve">on </w:t>
        </w:r>
      </w:ins>
      <w:r w:rsidR="003917B3">
        <w:rPr>
          <w:rFonts w:asciiTheme="majorHAnsi" w:hAnsiTheme="majorHAnsi" w:cstheme="majorHAnsi"/>
          <w:color w:val="000000"/>
          <w:sz w:val="18"/>
          <w:szCs w:val="16"/>
        </w:rPr>
        <w:t xml:space="preserve">generated Java objects and methods.  In NodeJS, </w:t>
      </w:r>
      <w:del w:id="38" w:author="Paul Marshall" w:date="2018-09-20T12:42:00Z">
        <w:r w:rsidR="003917B3" w:rsidDel="00E31E84">
          <w:rPr>
            <w:rFonts w:asciiTheme="majorHAnsi" w:hAnsiTheme="majorHAnsi" w:cstheme="majorHAnsi"/>
            <w:color w:val="000000"/>
            <w:sz w:val="18"/>
            <w:szCs w:val="16"/>
          </w:rPr>
          <w:delText xml:space="preserve">you would use </w:delText>
        </w:r>
      </w:del>
      <w:r w:rsidR="003917B3">
        <w:rPr>
          <w:rFonts w:asciiTheme="majorHAnsi" w:hAnsiTheme="majorHAnsi" w:cstheme="majorHAnsi"/>
          <w:color w:val="000000"/>
          <w:sz w:val="18"/>
          <w:szCs w:val="16"/>
        </w:rPr>
        <w:t>Mocha and Chai unit test frameworks</w:t>
      </w:r>
      <w:ins w:id="39" w:author="Paul Marshall" w:date="2018-09-20T12:42:00Z">
        <w:r w:rsidR="00E31E84">
          <w:rPr>
            <w:rFonts w:asciiTheme="majorHAnsi" w:hAnsiTheme="majorHAnsi" w:cstheme="majorHAnsi"/>
            <w:color w:val="000000"/>
            <w:sz w:val="18"/>
            <w:szCs w:val="16"/>
          </w:rPr>
          <w:t xml:space="preserve"> are used</w:t>
        </w:r>
      </w:ins>
      <w:r w:rsidR="003917B3">
        <w:rPr>
          <w:rFonts w:asciiTheme="majorHAnsi" w:hAnsiTheme="majorHAnsi" w:cstheme="majorHAnsi"/>
          <w:color w:val="000000"/>
          <w:sz w:val="18"/>
          <w:szCs w:val="16"/>
        </w:rPr>
        <w:t xml:space="preserve">.  In Mule 4.x, </w:t>
      </w:r>
      <w:del w:id="40" w:author="Paul Marshall" w:date="2018-09-20T12:44:00Z">
        <w:r w:rsidR="003917B3" w:rsidDel="00E31E84">
          <w:rPr>
            <w:rFonts w:asciiTheme="majorHAnsi" w:hAnsiTheme="majorHAnsi" w:cstheme="majorHAnsi"/>
            <w:color w:val="000000"/>
            <w:sz w:val="18"/>
            <w:szCs w:val="16"/>
          </w:rPr>
          <w:delText xml:space="preserve">you would use </w:delText>
        </w:r>
      </w:del>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w:t>
      </w:r>
      <w:proofErr w:type="gramStart"/>
      <w:r w:rsidR="003917B3">
        <w:rPr>
          <w:rFonts w:asciiTheme="majorHAnsi" w:hAnsiTheme="majorHAnsi" w:cstheme="majorHAnsi"/>
          <w:color w:val="000000"/>
          <w:sz w:val="18"/>
          <w:szCs w:val="16"/>
        </w:rPr>
        <w:t>4.x unit</w:t>
      </w:r>
      <w:proofErr w:type="gramEnd"/>
      <w:r w:rsidR="003917B3">
        <w:rPr>
          <w:rFonts w:asciiTheme="majorHAnsi" w:hAnsiTheme="majorHAnsi" w:cstheme="majorHAnsi"/>
          <w:color w:val="000000"/>
          <w:sz w:val="18"/>
          <w:szCs w:val="16"/>
        </w:rPr>
        <w:t xml:space="preserve"> testing framework </w:t>
      </w:r>
      <w:ins w:id="41" w:author="Paul Marshall" w:date="2018-09-20T12:44:00Z">
        <w:r w:rsidR="00E31E84">
          <w:rPr>
            <w:rFonts w:asciiTheme="majorHAnsi" w:hAnsiTheme="majorHAnsi" w:cstheme="majorHAnsi"/>
            <w:color w:val="000000"/>
            <w:sz w:val="18"/>
            <w:szCs w:val="16"/>
          </w:rPr>
          <w:t xml:space="preserve">is used </w:t>
        </w:r>
      </w:ins>
      <w:r w:rsidR="003917B3">
        <w:rPr>
          <w:rFonts w:asciiTheme="majorHAnsi" w:hAnsiTheme="majorHAnsi" w:cstheme="majorHAnsi"/>
          <w:color w:val="000000"/>
          <w:sz w:val="18"/>
          <w:szCs w:val="16"/>
        </w:rPr>
        <w:t xml:space="preserve">to create </w:t>
      </w:r>
      <w:r w:rsidR="004B033D">
        <w:rPr>
          <w:rFonts w:asciiTheme="majorHAnsi" w:hAnsiTheme="majorHAnsi" w:cstheme="majorHAnsi"/>
          <w:color w:val="000000"/>
          <w:sz w:val="18"/>
          <w:szCs w:val="16"/>
        </w:rPr>
        <w:t xml:space="preserve">unit test flows and sub-flows, </w:t>
      </w:r>
      <w:ins w:id="42" w:author="Paul Marshall" w:date="2018-09-20T12:45:00Z">
        <w:r w:rsidR="00F360FE">
          <w:rPr>
            <w:rFonts w:asciiTheme="majorHAnsi" w:hAnsiTheme="majorHAnsi" w:cstheme="majorHAnsi"/>
            <w:color w:val="000000"/>
            <w:sz w:val="18"/>
            <w:szCs w:val="16"/>
          </w:rPr>
          <w:t xml:space="preserve">after </w:t>
        </w:r>
      </w:ins>
      <w:del w:id="43" w:author="Paul Marshall" w:date="2018-09-20T12:45:00Z">
        <w:r w:rsidR="004B033D" w:rsidDel="00F360FE">
          <w:rPr>
            <w:rFonts w:asciiTheme="majorHAnsi" w:hAnsiTheme="majorHAnsi" w:cstheme="majorHAnsi"/>
            <w:color w:val="000000"/>
            <w:sz w:val="18"/>
            <w:szCs w:val="16"/>
          </w:rPr>
          <w:delText xml:space="preserve">once you have developed </w:delText>
        </w:r>
      </w:del>
      <w:r w:rsidR="004B033D">
        <w:rPr>
          <w:rFonts w:asciiTheme="majorHAnsi" w:hAnsiTheme="majorHAnsi" w:cstheme="majorHAnsi"/>
          <w:color w:val="000000"/>
          <w:sz w:val="18"/>
          <w:szCs w:val="16"/>
        </w:rPr>
        <w:t xml:space="preserve">the initial basic </w:t>
      </w:r>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router and flows from your RAML contract</w:t>
      </w:r>
      <w:ins w:id="44" w:author="Paul Marshall" w:date="2018-09-20T12:45:00Z">
        <w:r w:rsidR="00F360FE">
          <w:rPr>
            <w:rFonts w:asciiTheme="majorHAnsi" w:hAnsiTheme="majorHAnsi" w:cstheme="majorHAnsi"/>
            <w:color w:val="000000"/>
            <w:sz w:val="18"/>
            <w:szCs w:val="16"/>
          </w:rPr>
          <w:t xml:space="preserve"> are developed</w:t>
        </w:r>
      </w:ins>
      <w:r w:rsidR="004B033D">
        <w:rPr>
          <w:rFonts w:asciiTheme="majorHAnsi" w:hAnsiTheme="majorHAnsi" w:cstheme="majorHAnsi"/>
          <w:color w:val="000000"/>
          <w:sz w:val="18"/>
          <w:szCs w:val="16"/>
        </w:rPr>
        <w:t>.</w:t>
      </w:r>
      <w:r w:rsidR="001F4C51">
        <w:rPr>
          <w:rFonts w:asciiTheme="majorHAnsi" w:hAnsiTheme="majorHAnsi" w:cstheme="majorHAnsi"/>
          <w:color w:val="000000"/>
          <w:sz w:val="18"/>
          <w:szCs w:val="16"/>
        </w:rPr>
        <w:t xml:space="preserve">  </w:t>
      </w:r>
      <w:del w:id="45" w:author="Paul Marshall" w:date="2018-09-20T12:45:00Z">
        <w:r w:rsidR="00931CF1" w:rsidDel="00F360FE">
          <w:rPr>
            <w:rFonts w:asciiTheme="majorHAnsi" w:hAnsiTheme="majorHAnsi" w:cstheme="majorHAnsi"/>
            <w:color w:val="000000"/>
            <w:sz w:val="18"/>
            <w:szCs w:val="16"/>
          </w:rPr>
          <w:delText xml:space="preserve">Once </w:delText>
        </w:r>
      </w:del>
      <w:ins w:id="46" w:author="Paul Marshall" w:date="2018-09-20T12:45:00Z">
        <w:r w:rsidR="00F360FE">
          <w:rPr>
            <w:rFonts w:asciiTheme="majorHAnsi" w:hAnsiTheme="majorHAnsi" w:cstheme="majorHAnsi"/>
            <w:color w:val="000000"/>
            <w:sz w:val="18"/>
            <w:szCs w:val="16"/>
          </w:rPr>
          <w:t xml:space="preserve">After </w:t>
        </w:r>
      </w:ins>
      <w:r w:rsidR="00931CF1">
        <w:rPr>
          <w:rFonts w:asciiTheme="majorHAnsi" w:hAnsiTheme="majorHAnsi" w:cstheme="majorHAnsi"/>
          <w:color w:val="000000"/>
          <w:sz w:val="18"/>
          <w:szCs w:val="16"/>
        </w:rPr>
        <w:t xml:space="preserve">the unit tests have been created, </w:t>
      </w:r>
      <w:ins w:id="47" w:author="Paul Marshall" w:date="2018-09-20T12:45:00Z">
        <w:r w:rsidR="00F360FE">
          <w:rPr>
            <w:rFonts w:asciiTheme="majorHAnsi" w:hAnsiTheme="majorHAnsi" w:cstheme="majorHAnsi"/>
            <w:color w:val="000000"/>
            <w:sz w:val="18"/>
            <w:szCs w:val="16"/>
          </w:rPr>
          <w:t xml:space="preserve">they are </w:t>
        </w:r>
      </w:ins>
      <w:del w:id="48" w:author="Paul Marshall" w:date="2018-09-20T12:45:00Z">
        <w:r w:rsidR="00931CF1" w:rsidDel="00F360FE">
          <w:rPr>
            <w:rFonts w:asciiTheme="majorHAnsi" w:hAnsiTheme="majorHAnsi" w:cstheme="majorHAnsi"/>
            <w:color w:val="000000"/>
            <w:sz w:val="18"/>
            <w:szCs w:val="16"/>
          </w:rPr>
          <w:delText xml:space="preserve">you </w:delText>
        </w:r>
      </w:del>
      <w:r w:rsidR="00931CF1">
        <w:rPr>
          <w:rFonts w:asciiTheme="majorHAnsi" w:hAnsiTheme="majorHAnsi" w:cstheme="majorHAnsi"/>
          <w:color w:val="000000"/>
          <w:sz w:val="18"/>
          <w:szCs w:val="16"/>
        </w:rPr>
        <w:t>validate</w:t>
      </w:r>
      <w:ins w:id="49" w:author="Paul Marshall" w:date="2018-09-20T12:45:00Z">
        <w:r w:rsidR="00F360FE">
          <w:rPr>
            <w:rFonts w:asciiTheme="majorHAnsi" w:hAnsiTheme="majorHAnsi" w:cstheme="majorHAnsi"/>
            <w:color w:val="000000"/>
            <w:sz w:val="18"/>
            <w:szCs w:val="16"/>
          </w:rPr>
          <w:t>d</w:t>
        </w:r>
      </w:ins>
      <w:r w:rsidR="00931CF1">
        <w:rPr>
          <w:rFonts w:asciiTheme="majorHAnsi" w:hAnsiTheme="majorHAnsi" w:cstheme="majorHAnsi"/>
          <w:color w:val="000000"/>
          <w:sz w:val="18"/>
          <w:szCs w:val="16"/>
        </w:rPr>
        <w:t xml:space="preserve"> </w:t>
      </w:r>
      <w:del w:id="50" w:author="Paul Marshall" w:date="2018-09-20T12:45:00Z">
        <w:r w:rsidR="00931CF1" w:rsidDel="00F360FE">
          <w:rPr>
            <w:rFonts w:asciiTheme="majorHAnsi" w:hAnsiTheme="majorHAnsi" w:cstheme="majorHAnsi"/>
            <w:color w:val="000000"/>
            <w:sz w:val="18"/>
            <w:szCs w:val="16"/>
          </w:rPr>
          <w:delText xml:space="preserve">them </w:delText>
        </w:r>
      </w:del>
      <w:r w:rsidR="00931CF1">
        <w:rPr>
          <w:rFonts w:asciiTheme="majorHAnsi" w:hAnsiTheme="majorHAnsi" w:cstheme="majorHAnsi"/>
          <w:color w:val="000000"/>
          <w:sz w:val="18"/>
          <w:szCs w:val="16"/>
        </w:rPr>
        <w:t xml:space="preserve">by executing them inside </w:t>
      </w:r>
      <w:del w:id="51" w:author="Paul Marshall" w:date="2018-09-20T12:45:00Z">
        <w:r w:rsidR="00931CF1" w:rsidDel="00F360FE">
          <w:rPr>
            <w:rFonts w:asciiTheme="majorHAnsi" w:hAnsiTheme="majorHAnsi" w:cstheme="majorHAnsi"/>
            <w:color w:val="000000"/>
            <w:sz w:val="18"/>
            <w:szCs w:val="16"/>
          </w:rPr>
          <w:delText xml:space="preserve">your </w:delText>
        </w:r>
      </w:del>
      <w:ins w:id="52" w:author="Paul Marshall" w:date="2018-09-20T12:45:00Z">
        <w:r w:rsidR="00F360FE">
          <w:rPr>
            <w:rFonts w:asciiTheme="majorHAnsi" w:hAnsiTheme="majorHAnsi" w:cstheme="majorHAnsi"/>
            <w:color w:val="000000"/>
            <w:sz w:val="18"/>
            <w:szCs w:val="16"/>
          </w:rPr>
          <w:t xml:space="preserve">the </w:t>
        </w:r>
      </w:ins>
      <w:r w:rsidR="00931CF1">
        <w:rPr>
          <w:rFonts w:asciiTheme="majorHAnsi" w:hAnsiTheme="majorHAnsi" w:cstheme="majorHAnsi"/>
          <w:color w:val="000000"/>
          <w:sz w:val="18"/>
          <w:szCs w:val="16"/>
        </w:rPr>
        <w:t xml:space="preserve">Integrated Development Environment.  </w:t>
      </w:r>
      <w:r w:rsidR="00A90BFB">
        <w:rPr>
          <w:rFonts w:asciiTheme="majorHAnsi" w:hAnsiTheme="majorHAnsi" w:cstheme="majorHAnsi"/>
          <w:color w:val="000000"/>
          <w:sz w:val="18"/>
          <w:szCs w:val="16"/>
        </w:rPr>
        <w:t xml:space="preserve">An </w:t>
      </w:r>
      <w:proofErr w:type="spellStart"/>
      <w:r w:rsidR="00A90BFB">
        <w:rPr>
          <w:rFonts w:asciiTheme="majorHAnsi" w:hAnsiTheme="majorHAnsi" w:cstheme="majorHAnsi"/>
          <w:color w:val="000000"/>
          <w:sz w:val="18"/>
          <w:szCs w:val="16"/>
        </w:rPr>
        <w:t>APIKit</w:t>
      </w:r>
      <w:proofErr w:type="spellEnd"/>
      <w:r w:rsidR="00A90BFB">
        <w:rPr>
          <w:rFonts w:asciiTheme="majorHAnsi" w:hAnsiTheme="majorHAnsi" w:cstheme="majorHAnsi"/>
          <w:color w:val="000000"/>
          <w:sz w:val="18"/>
          <w:szCs w:val="16"/>
        </w:rPr>
        <w:t xml:space="preserve"> router is used inside Mule API project to route all incoming HTTP requests to an appropriate process flow inside Mule based on the path defined in the API RAML contract.</w:t>
      </w:r>
    </w:p>
    <w:p w14:paraId="0B461A4E" w14:textId="6780962F" w:rsidR="009B24D3" w:rsidRDefault="00F360FE" w:rsidP="001F4C51">
      <w:pPr>
        <w:pStyle w:val="NormalWeb"/>
        <w:shd w:val="clear" w:color="auto" w:fill="FFFFFF"/>
        <w:spacing w:before="0" w:beforeAutospacing="0" w:after="158" w:afterAutospacing="0"/>
        <w:rPr>
          <w:ins w:id="53" w:author="Paul Marshall" w:date="2018-09-20T13:01:00Z"/>
          <w:rFonts w:asciiTheme="majorHAnsi" w:hAnsiTheme="majorHAnsi" w:cstheme="majorHAnsi"/>
          <w:color w:val="000000"/>
          <w:sz w:val="18"/>
          <w:szCs w:val="16"/>
        </w:rPr>
      </w:pPr>
      <w:ins w:id="54" w:author="Paul Marshall" w:date="2018-09-20T12:52:00Z">
        <w:r>
          <w:rPr>
            <w:rFonts w:asciiTheme="majorHAnsi" w:hAnsiTheme="majorHAnsi" w:cstheme="majorHAnsi"/>
            <w:color w:val="000000"/>
            <w:sz w:val="18"/>
            <w:szCs w:val="16"/>
          </w:rPr>
          <w:t>T</w:t>
        </w:r>
      </w:ins>
      <w:del w:id="55" w:author="Paul Marshall" w:date="2018-09-20T12:52:00Z">
        <w:r w:rsidR="00931CF1" w:rsidDel="00F360FE">
          <w:rPr>
            <w:rFonts w:asciiTheme="majorHAnsi" w:hAnsiTheme="majorHAnsi" w:cstheme="majorHAnsi"/>
            <w:color w:val="000000"/>
            <w:sz w:val="18"/>
            <w:szCs w:val="16"/>
          </w:rPr>
          <w:delText>All of t</w:delText>
        </w:r>
      </w:del>
      <w:r w:rsidR="00931CF1">
        <w:rPr>
          <w:rFonts w:asciiTheme="majorHAnsi" w:hAnsiTheme="majorHAnsi" w:cstheme="majorHAnsi"/>
          <w:color w:val="000000"/>
          <w:sz w:val="18"/>
          <w:szCs w:val="16"/>
        </w:rPr>
        <w:t xml:space="preserve">he above steps are performed </w:t>
      </w:r>
      <w:del w:id="56" w:author="Paul Marshall" w:date="2018-09-20T12:52:00Z">
        <w:r w:rsidR="00931CF1" w:rsidDel="00F360FE">
          <w:rPr>
            <w:rFonts w:asciiTheme="majorHAnsi" w:hAnsiTheme="majorHAnsi" w:cstheme="majorHAnsi"/>
            <w:color w:val="000000"/>
            <w:sz w:val="18"/>
            <w:szCs w:val="16"/>
          </w:rPr>
          <w:delText xml:space="preserve">even </w:delText>
        </w:r>
      </w:del>
      <w:r w:rsidR="00931CF1">
        <w:rPr>
          <w:rFonts w:asciiTheme="majorHAnsi" w:hAnsiTheme="majorHAnsi" w:cstheme="majorHAnsi"/>
          <w:color w:val="000000"/>
          <w:sz w:val="18"/>
          <w:szCs w:val="16"/>
        </w:rPr>
        <w:t xml:space="preserve">before </w:t>
      </w:r>
      <w:ins w:id="57" w:author="Paul Marshall" w:date="2018-09-20T12:50:00Z">
        <w:r>
          <w:rPr>
            <w:rFonts w:asciiTheme="majorHAnsi" w:hAnsiTheme="majorHAnsi" w:cstheme="majorHAnsi"/>
            <w:color w:val="000000"/>
            <w:sz w:val="18"/>
            <w:szCs w:val="16"/>
          </w:rPr>
          <w:t xml:space="preserve">starting </w:t>
        </w:r>
      </w:ins>
      <w:del w:id="58" w:author="Paul Marshall" w:date="2018-09-20T12:50:00Z">
        <w:r w:rsidR="00931CF1" w:rsidDel="00F360FE">
          <w:rPr>
            <w:rFonts w:asciiTheme="majorHAnsi" w:hAnsiTheme="majorHAnsi" w:cstheme="majorHAnsi"/>
            <w:color w:val="000000"/>
            <w:sz w:val="18"/>
            <w:szCs w:val="16"/>
          </w:rPr>
          <w:delText xml:space="preserve">you started your </w:delText>
        </w:r>
      </w:del>
      <w:r w:rsidR="00931CF1">
        <w:rPr>
          <w:rFonts w:asciiTheme="majorHAnsi" w:hAnsiTheme="majorHAnsi" w:cstheme="majorHAnsi"/>
          <w:color w:val="000000"/>
          <w:sz w:val="18"/>
          <w:szCs w:val="16"/>
        </w:rPr>
        <w:t>actual API operation implementations.</w:t>
      </w:r>
      <w:r w:rsidR="001F4C51">
        <w:rPr>
          <w:rFonts w:asciiTheme="majorHAnsi" w:hAnsiTheme="majorHAnsi" w:cstheme="majorHAnsi"/>
          <w:color w:val="000000"/>
          <w:sz w:val="18"/>
          <w:szCs w:val="16"/>
        </w:rPr>
        <w:t xml:space="preserve">  At this stage, </w:t>
      </w:r>
      <w:del w:id="59" w:author="Paul Marshall" w:date="2018-09-20T12:53:00Z">
        <w:r w:rsidR="001F4C51" w:rsidDel="00F360FE">
          <w:rPr>
            <w:rFonts w:asciiTheme="majorHAnsi" w:hAnsiTheme="majorHAnsi" w:cstheme="majorHAnsi"/>
            <w:color w:val="000000"/>
            <w:sz w:val="18"/>
            <w:szCs w:val="16"/>
          </w:rPr>
          <w:delText xml:space="preserve">you already have an </w:delText>
        </w:r>
      </w:del>
      <w:ins w:id="60" w:author="Paul Marshall" w:date="2018-09-20T12:53:00Z">
        <w:r>
          <w:rPr>
            <w:rFonts w:asciiTheme="majorHAnsi" w:hAnsiTheme="majorHAnsi" w:cstheme="majorHAnsi"/>
            <w:color w:val="000000"/>
            <w:sz w:val="18"/>
            <w:szCs w:val="16"/>
          </w:rPr>
          <w:t xml:space="preserve">an </w:t>
        </w:r>
      </w:ins>
      <w:r w:rsidR="001F4C51">
        <w:rPr>
          <w:rFonts w:asciiTheme="majorHAnsi" w:hAnsiTheme="majorHAnsi" w:cstheme="majorHAnsi"/>
          <w:color w:val="000000"/>
          <w:sz w:val="18"/>
          <w:szCs w:val="16"/>
        </w:rPr>
        <w:t xml:space="preserve">API contract, mock API with </w:t>
      </w:r>
      <w:r w:rsidR="00557C1E">
        <w:rPr>
          <w:rFonts w:asciiTheme="majorHAnsi" w:hAnsiTheme="majorHAnsi" w:cstheme="majorHAnsi"/>
          <w:color w:val="000000"/>
          <w:sz w:val="18"/>
          <w:szCs w:val="16"/>
        </w:rPr>
        <w:t xml:space="preserve">operation returning mock data, and unit tests </w:t>
      </w:r>
      <w:ins w:id="61" w:author="Paul Marshall" w:date="2018-09-20T12:53:00Z">
        <w:r>
          <w:rPr>
            <w:rFonts w:asciiTheme="majorHAnsi" w:hAnsiTheme="majorHAnsi" w:cstheme="majorHAnsi"/>
            <w:color w:val="000000"/>
            <w:sz w:val="18"/>
            <w:szCs w:val="16"/>
          </w:rPr>
          <w:t xml:space="preserve">are </w:t>
        </w:r>
      </w:ins>
      <w:r w:rsidR="00557C1E">
        <w:rPr>
          <w:rFonts w:asciiTheme="majorHAnsi" w:hAnsiTheme="majorHAnsi" w:cstheme="majorHAnsi"/>
          <w:color w:val="000000"/>
          <w:sz w:val="18"/>
          <w:szCs w:val="16"/>
        </w:rPr>
        <w:t xml:space="preserve">developed and fully tested.  </w:t>
      </w:r>
      <w:del w:id="62" w:author="Paul Marshall" w:date="2018-09-20T12:53:00Z">
        <w:r w:rsidR="00557C1E" w:rsidDel="00F360FE">
          <w:rPr>
            <w:rFonts w:asciiTheme="majorHAnsi" w:hAnsiTheme="majorHAnsi" w:cstheme="majorHAnsi"/>
            <w:color w:val="000000"/>
            <w:sz w:val="18"/>
            <w:szCs w:val="16"/>
          </w:rPr>
          <w:delText>Notice that a</w:delText>
        </w:r>
      </w:del>
      <w:proofErr w:type="gramStart"/>
      <w:ins w:id="63" w:author="Paul Marshall" w:date="2018-09-20T12:53:00Z">
        <w:r>
          <w:rPr>
            <w:rFonts w:asciiTheme="majorHAnsi" w:hAnsiTheme="majorHAnsi" w:cstheme="majorHAnsi"/>
            <w:color w:val="000000"/>
            <w:sz w:val="18"/>
            <w:szCs w:val="16"/>
          </w:rPr>
          <w:t>A</w:t>
        </w:r>
      </w:ins>
      <w:r w:rsidR="00557C1E">
        <w:rPr>
          <w:rFonts w:asciiTheme="majorHAnsi" w:hAnsiTheme="majorHAnsi" w:cstheme="majorHAnsi"/>
          <w:color w:val="000000"/>
          <w:sz w:val="18"/>
          <w:szCs w:val="16"/>
        </w:rPr>
        <w:t>ll of</w:t>
      </w:r>
      <w:proofErr w:type="gramEnd"/>
      <w:r w:rsidR="00557C1E">
        <w:rPr>
          <w:rFonts w:asciiTheme="majorHAnsi" w:hAnsiTheme="majorHAnsi" w:cstheme="majorHAnsi"/>
          <w:color w:val="000000"/>
          <w:sz w:val="18"/>
          <w:szCs w:val="16"/>
        </w:rPr>
        <w:t xml:space="preserve"> the above can be performed in a single “Planning” Sprint, before </w:t>
      </w:r>
      <w:del w:id="64" w:author="Paul Marshall" w:date="2018-09-20T12:55:00Z">
        <w:r w:rsidR="00557C1E" w:rsidDel="00D864C8">
          <w:rPr>
            <w:rFonts w:asciiTheme="majorHAnsi" w:hAnsiTheme="majorHAnsi" w:cstheme="majorHAnsi"/>
            <w:color w:val="000000"/>
            <w:sz w:val="18"/>
            <w:szCs w:val="16"/>
          </w:rPr>
          <w:delText xml:space="preserve">even </w:delText>
        </w:r>
      </w:del>
      <w:r w:rsidR="00557C1E">
        <w:rPr>
          <w:rFonts w:asciiTheme="majorHAnsi" w:hAnsiTheme="majorHAnsi" w:cstheme="majorHAnsi"/>
          <w:color w:val="000000"/>
          <w:sz w:val="18"/>
          <w:szCs w:val="16"/>
        </w:rPr>
        <w:t xml:space="preserve">the </w:t>
      </w:r>
      <w:del w:id="65" w:author="Paul Marshall" w:date="2018-09-20T12:55:00Z">
        <w:r w:rsidR="00557C1E" w:rsidDel="00D864C8">
          <w:rPr>
            <w:rFonts w:asciiTheme="majorHAnsi" w:hAnsiTheme="majorHAnsi" w:cstheme="majorHAnsi"/>
            <w:color w:val="000000"/>
            <w:sz w:val="18"/>
            <w:szCs w:val="16"/>
          </w:rPr>
          <w:delText xml:space="preserve">actual </w:delText>
        </w:r>
      </w:del>
      <w:r w:rsidR="00557C1E">
        <w:rPr>
          <w:rFonts w:asciiTheme="majorHAnsi" w:hAnsiTheme="majorHAnsi" w:cstheme="majorHAnsi"/>
          <w:color w:val="000000"/>
          <w:sz w:val="18"/>
          <w:szCs w:val="16"/>
        </w:rPr>
        <w:t>development Sprints have started.</w:t>
      </w:r>
    </w:p>
    <w:p w14:paraId="01D69EE3" w14:textId="7142FC94" w:rsidR="00D864C8" w:rsidRDefault="00D864C8" w:rsidP="001F4C51">
      <w:pPr>
        <w:pStyle w:val="NormalWeb"/>
        <w:shd w:val="clear" w:color="auto" w:fill="FFFFFF"/>
        <w:spacing w:before="0" w:beforeAutospacing="0" w:after="158" w:afterAutospacing="0"/>
        <w:rPr>
          <w:rFonts w:asciiTheme="majorHAnsi" w:hAnsiTheme="majorHAnsi" w:cstheme="majorHAnsi"/>
          <w:color w:val="000000"/>
          <w:sz w:val="18"/>
          <w:szCs w:val="16"/>
        </w:rPr>
      </w:pPr>
      <w:ins w:id="66" w:author="Paul Marshall" w:date="2018-09-20T13:01:00Z">
        <w:r>
          <w:rPr>
            <w:rFonts w:asciiTheme="majorHAnsi" w:hAnsiTheme="majorHAnsi" w:cstheme="majorHAnsi"/>
            <w:color w:val="000000"/>
            <w:sz w:val="18"/>
            <w:szCs w:val="16"/>
          </w:rPr>
          <w:t xml:space="preserve">What if the Planning Sprint is started and the actual API implementation to expose a relational database using CRUD operations </w:t>
        </w:r>
      </w:ins>
      <w:ins w:id="67" w:author="Paul Marshall" w:date="2018-09-20T13:02:00Z">
        <w:r>
          <w:rPr>
            <w:rFonts w:asciiTheme="majorHAnsi" w:hAnsiTheme="majorHAnsi" w:cstheme="majorHAnsi"/>
            <w:color w:val="000000"/>
            <w:sz w:val="18"/>
            <w:szCs w:val="16"/>
          </w:rPr>
          <w:t>via REST API operations has begun</w:t>
        </w:r>
      </w:ins>
      <w:ins w:id="68" w:author="Paul Marshall" w:date="2018-09-20T14:10:00Z">
        <w:r w:rsidR="009A2390">
          <w:rPr>
            <w:rFonts w:asciiTheme="majorHAnsi" w:hAnsiTheme="majorHAnsi" w:cstheme="majorHAnsi"/>
            <w:color w:val="000000"/>
            <w:sz w:val="18"/>
            <w:szCs w:val="16"/>
          </w:rPr>
          <w:t xml:space="preserve"> and a new requirement appears?</w:t>
        </w:r>
      </w:ins>
      <w:ins w:id="69" w:author="Paul Marshall" w:date="2018-09-20T14:11:00Z">
        <w:r w:rsidR="009A2390">
          <w:rPr>
            <w:rFonts w:asciiTheme="majorHAnsi" w:hAnsiTheme="majorHAnsi" w:cstheme="majorHAnsi"/>
            <w:color w:val="000000"/>
            <w:sz w:val="18"/>
            <w:szCs w:val="16"/>
          </w:rPr>
          <w:t xml:space="preserve">  </w:t>
        </w:r>
      </w:ins>
      <w:ins w:id="70" w:author="Paul Marshall" w:date="2018-09-20T14:22:00Z">
        <w:r w:rsidR="009E5DF3">
          <w:rPr>
            <w:rFonts w:asciiTheme="majorHAnsi" w:hAnsiTheme="majorHAnsi" w:cstheme="majorHAnsi"/>
            <w:color w:val="000000"/>
            <w:sz w:val="18"/>
            <w:szCs w:val="16"/>
          </w:rPr>
          <w:t>If the change is approved for inclusion, the API contract coding changes would be made, unit tests updated</w:t>
        </w:r>
      </w:ins>
      <w:ins w:id="71" w:author="Paul Marshall" w:date="2018-09-20T14:23:00Z">
        <w:r w:rsidR="009E5DF3">
          <w:rPr>
            <w:rFonts w:asciiTheme="majorHAnsi" w:hAnsiTheme="majorHAnsi" w:cstheme="majorHAnsi"/>
            <w:color w:val="000000"/>
            <w:sz w:val="18"/>
            <w:szCs w:val="16"/>
          </w:rPr>
          <w:t>, and the new contract tested.  Executing unit tests is relatively quick and efficient using TDD.</w:t>
        </w:r>
      </w:ins>
    </w:p>
    <w:p w14:paraId="5CF3F455" w14:textId="040165F0" w:rsidR="008150A5"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del w:id="72" w:author="Paul Marshall" w:date="2018-09-20T14:24:00Z">
        <w:r w:rsidDel="009E5DF3">
          <w:rPr>
            <w:rFonts w:asciiTheme="majorHAnsi" w:hAnsiTheme="majorHAnsi" w:cstheme="majorHAnsi"/>
            <w:color w:val="000000"/>
            <w:sz w:val="18"/>
            <w:szCs w:val="16"/>
          </w:rPr>
          <w:delText xml:space="preserve">Next, let’s assume that you have completed your Planning Sprint and started the actual API implementation to expose relational database CRUD operations via the REST API operations.  Now, in the middle of your development, a new requirement </w:delText>
        </w:r>
        <w:r w:rsidR="005532BC" w:rsidDel="009E5DF3">
          <w:rPr>
            <w:rFonts w:asciiTheme="majorHAnsi" w:hAnsiTheme="majorHAnsi" w:cstheme="majorHAnsi"/>
            <w:color w:val="000000"/>
            <w:sz w:val="18"/>
            <w:szCs w:val="16"/>
          </w:rPr>
          <w:delText xml:space="preserve">is provided by the future API consumer to change the database schema of that relational database.  You are forced to update your API contract and </w:delText>
        </w:r>
        <w:r w:rsidR="00C50CA1" w:rsidDel="009E5DF3">
          <w:rPr>
            <w:rFonts w:asciiTheme="majorHAnsi" w:hAnsiTheme="majorHAnsi" w:cstheme="majorHAnsi"/>
            <w:color w:val="000000"/>
            <w:sz w:val="18"/>
            <w:szCs w:val="16"/>
          </w:rPr>
          <w:delText>implementation of the API operation.  Without unit tests that you have already developed, you are not able to validate whether all of your API contract changes</w:delText>
        </w:r>
        <w:r w:rsidR="00843A14" w:rsidDel="009E5DF3">
          <w:rPr>
            <w:rFonts w:asciiTheme="majorHAnsi" w:hAnsiTheme="majorHAnsi" w:cstheme="majorHAnsi"/>
            <w:color w:val="000000"/>
            <w:sz w:val="18"/>
            <w:szCs w:val="16"/>
          </w:rPr>
          <w:delText xml:space="preserve"> are reflected correctly in your developed code.  On the contract, if you have unit tests already created if following the TDD, you would </w:delText>
        </w:r>
        <w:r w:rsidR="00007DEF" w:rsidDel="009E5DF3">
          <w:rPr>
            <w:rFonts w:asciiTheme="majorHAnsi" w:hAnsiTheme="majorHAnsi" w:cstheme="majorHAnsi"/>
            <w:color w:val="000000"/>
            <w:sz w:val="18"/>
            <w:szCs w:val="16"/>
          </w:rPr>
          <w:delText>just re-run your unit tests after any API contract and code changes.  Executing unit tests is fairly quick and efficient way to validate any change you have to make to your RAML or Swagger contract and to the underlying codebase.</w:delText>
        </w:r>
      </w:del>
    </w:p>
    <w:p w14:paraId="003D1A84" w14:textId="6E24A903" w:rsidR="00310E86" w:rsidRDefault="009E5DF3" w:rsidP="00A4531A">
      <w:pPr>
        <w:pStyle w:val="NormalWeb"/>
        <w:rPr>
          <w:rFonts w:asciiTheme="majorHAnsi" w:hAnsiTheme="majorHAnsi" w:cstheme="majorHAnsi"/>
          <w:caps/>
          <w:color w:val="000000"/>
          <w:sz w:val="18"/>
          <w:szCs w:val="16"/>
        </w:rPr>
      </w:pPr>
      <w:ins w:id="73" w:author="Paul Marshall" w:date="2018-09-20T14:24:00Z">
        <w:r>
          <w:rPr>
            <w:rFonts w:asciiTheme="majorHAnsi" w:hAnsiTheme="majorHAnsi" w:cstheme="majorHAnsi"/>
            <w:color w:val="000000"/>
            <w:sz w:val="18"/>
            <w:szCs w:val="16"/>
          </w:rPr>
          <w:t xml:space="preserve">Additionally, </w:t>
        </w:r>
      </w:ins>
      <w:del w:id="74" w:author="Paul Marshall" w:date="2018-09-20T14:24:00Z">
        <w:r w:rsidR="00310E86" w:rsidDel="009E5DF3">
          <w:rPr>
            <w:rFonts w:asciiTheme="majorHAnsi" w:hAnsiTheme="majorHAnsi" w:cstheme="majorHAnsi"/>
            <w:color w:val="000000"/>
            <w:sz w:val="18"/>
            <w:szCs w:val="16"/>
          </w:rPr>
          <w:delText>T</w:delText>
        </w:r>
      </w:del>
      <w:ins w:id="75" w:author="Paul Marshall" w:date="2018-09-20T14:24:00Z">
        <w:r>
          <w:rPr>
            <w:rFonts w:asciiTheme="majorHAnsi" w:hAnsiTheme="majorHAnsi" w:cstheme="majorHAnsi"/>
            <w:color w:val="000000"/>
            <w:sz w:val="18"/>
            <w:szCs w:val="16"/>
          </w:rPr>
          <w:t>t</w:t>
        </w:r>
      </w:ins>
      <w:r w:rsidR="00A90BFB">
        <w:rPr>
          <w:rFonts w:asciiTheme="majorHAnsi" w:hAnsiTheme="majorHAnsi" w:cstheme="majorHAnsi"/>
          <w:color w:val="000000"/>
          <w:sz w:val="18"/>
          <w:szCs w:val="16"/>
        </w:rPr>
        <w:t xml:space="preserve">he above process of </w:t>
      </w:r>
      <w:r w:rsidR="00310E86">
        <w:rPr>
          <w:rFonts w:asciiTheme="majorHAnsi" w:hAnsiTheme="majorHAnsi" w:cstheme="majorHAnsi"/>
          <w:color w:val="000000"/>
          <w:sz w:val="18"/>
          <w:szCs w:val="16"/>
        </w:rPr>
        <w:t>making API changes and running regression</w:t>
      </w:r>
      <w:r w:rsidR="00A90BFB">
        <w:rPr>
          <w:rFonts w:asciiTheme="majorHAnsi" w:hAnsiTheme="majorHAnsi" w:cstheme="majorHAnsi"/>
          <w:color w:val="000000"/>
          <w:sz w:val="18"/>
          <w:szCs w:val="16"/>
        </w:rPr>
        <w:t xml:space="preserve"> test</w:t>
      </w:r>
      <w:r w:rsidR="00310E86">
        <w:rPr>
          <w:rFonts w:asciiTheme="majorHAnsi" w:hAnsiTheme="majorHAnsi" w:cstheme="majorHAnsi"/>
          <w:color w:val="000000"/>
          <w:sz w:val="18"/>
          <w:szCs w:val="16"/>
        </w:rPr>
        <w:t>s</w:t>
      </w:r>
      <w:r w:rsidR="00A90BFB">
        <w:rPr>
          <w:rFonts w:asciiTheme="majorHAnsi" w:hAnsiTheme="majorHAnsi" w:cstheme="majorHAnsi"/>
          <w:color w:val="000000"/>
          <w:sz w:val="18"/>
          <w:szCs w:val="16"/>
        </w:rPr>
        <w:t xml:space="preserve"> of any API contract changes can be automated.  </w:t>
      </w:r>
      <w:ins w:id="76" w:author="Paul Marshall" w:date="2018-09-20T14:24:00Z">
        <w:r>
          <w:rPr>
            <w:rFonts w:asciiTheme="majorHAnsi" w:hAnsiTheme="majorHAnsi" w:cstheme="majorHAnsi"/>
            <w:color w:val="000000"/>
            <w:sz w:val="18"/>
            <w:szCs w:val="16"/>
          </w:rPr>
          <w:t xml:space="preserve">That is, </w:t>
        </w:r>
      </w:ins>
      <w:del w:id="77" w:author="Paul Marshall" w:date="2018-09-20T14:24:00Z">
        <w:r w:rsidR="00A90BFB" w:rsidDel="009E5DF3">
          <w:rPr>
            <w:rFonts w:asciiTheme="majorHAnsi" w:hAnsiTheme="majorHAnsi" w:cstheme="majorHAnsi"/>
            <w:color w:val="000000"/>
            <w:sz w:val="18"/>
            <w:szCs w:val="16"/>
          </w:rPr>
          <w:delText>P</w:delText>
        </w:r>
      </w:del>
      <w:ins w:id="78" w:author="Paul Marshall" w:date="2018-09-20T14:24:00Z">
        <w:r>
          <w:rPr>
            <w:rFonts w:asciiTheme="majorHAnsi" w:hAnsiTheme="majorHAnsi" w:cstheme="majorHAnsi"/>
            <w:color w:val="000000"/>
            <w:sz w:val="18"/>
            <w:szCs w:val="16"/>
          </w:rPr>
          <w:t>p</w:t>
        </w:r>
      </w:ins>
      <w:r w:rsidR="00A90BFB">
        <w:rPr>
          <w:rFonts w:asciiTheme="majorHAnsi" w:hAnsiTheme="majorHAnsi" w:cstheme="majorHAnsi"/>
          <w:color w:val="000000"/>
          <w:sz w:val="18"/>
          <w:szCs w:val="16"/>
        </w:rPr>
        <w:t xml:space="preserve">rovided the API developer has created a full suite of unit test cases to cover their API code, these unit </w:t>
      </w:r>
      <w:r w:rsidR="00A90BFB">
        <w:rPr>
          <w:rFonts w:asciiTheme="majorHAnsi" w:hAnsiTheme="majorHAnsi" w:cstheme="majorHAnsi"/>
          <w:color w:val="000000"/>
          <w:sz w:val="18"/>
          <w:szCs w:val="16"/>
        </w:rPr>
        <w:lastRenderedPageBreak/>
        <w:t>tests can be executed automatically</w:t>
      </w:r>
      <w:r w:rsidR="00310E86">
        <w:rPr>
          <w:rFonts w:asciiTheme="majorHAnsi" w:hAnsiTheme="majorHAnsi" w:cstheme="majorHAnsi"/>
          <w:color w:val="000000"/>
          <w:sz w:val="18"/>
          <w:szCs w:val="16"/>
        </w:rPr>
        <w:t>.  Typically, there is a trigger on code check</w:t>
      </w:r>
      <w:ins w:id="79" w:author="Paul Marshall" w:date="2018-09-20T14:25:00Z">
        <w:r>
          <w:rPr>
            <w:rFonts w:asciiTheme="majorHAnsi" w:hAnsiTheme="majorHAnsi" w:cstheme="majorHAnsi"/>
            <w:color w:val="000000"/>
            <w:sz w:val="18"/>
            <w:szCs w:val="16"/>
          </w:rPr>
          <w:t>-</w:t>
        </w:r>
      </w:ins>
      <w:del w:id="80" w:author="Paul Marshall" w:date="2018-09-20T14:25:00Z">
        <w:r w:rsidR="00310E86" w:rsidDel="009E5DF3">
          <w:rPr>
            <w:rFonts w:asciiTheme="majorHAnsi" w:hAnsiTheme="majorHAnsi" w:cstheme="majorHAnsi"/>
            <w:color w:val="000000"/>
            <w:sz w:val="18"/>
            <w:szCs w:val="16"/>
          </w:rPr>
          <w:delText xml:space="preserve"> </w:delText>
        </w:r>
      </w:del>
      <w:r w:rsidR="00310E86">
        <w:rPr>
          <w:rFonts w:asciiTheme="majorHAnsi" w:hAnsiTheme="majorHAnsi" w:cstheme="majorHAnsi"/>
          <w:color w:val="000000"/>
          <w:sz w:val="18"/>
          <w:szCs w:val="16"/>
        </w:rPr>
        <w:t>in</w:t>
      </w:r>
      <w:ins w:id="81" w:author="Paul Marshall" w:date="2018-09-20T14:25:00Z">
        <w:r>
          <w:rPr>
            <w:rFonts w:asciiTheme="majorHAnsi" w:hAnsiTheme="majorHAnsi" w:cstheme="majorHAnsi"/>
            <w:color w:val="000000"/>
            <w:sz w:val="18"/>
            <w:szCs w:val="16"/>
          </w:rPr>
          <w:t xml:space="preserve"> </w:t>
        </w:r>
      </w:ins>
      <w:r w:rsidR="00310E86">
        <w:rPr>
          <w:rFonts w:asciiTheme="majorHAnsi" w:hAnsiTheme="majorHAnsi" w:cstheme="majorHAnsi"/>
          <w:color w:val="000000"/>
          <w:sz w:val="18"/>
          <w:szCs w:val="16"/>
        </w:rPr>
        <w:t>to a source code repository</w:t>
      </w:r>
      <w:ins w:id="82" w:author="Paul Marshall" w:date="2018-09-20T14:25:00Z">
        <w:r>
          <w:rPr>
            <w:rFonts w:asciiTheme="majorHAnsi" w:hAnsiTheme="majorHAnsi" w:cstheme="majorHAnsi"/>
            <w:color w:val="000000"/>
            <w:sz w:val="18"/>
            <w:szCs w:val="16"/>
          </w:rPr>
          <w:t>,</w:t>
        </w:r>
      </w:ins>
      <w:r w:rsidR="00310E86">
        <w:rPr>
          <w:rFonts w:asciiTheme="majorHAnsi" w:hAnsiTheme="majorHAnsi" w:cstheme="majorHAnsi"/>
          <w:color w:val="000000"/>
          <w:sz w:val="18"/>
          <w:szCs w:val="16"/>
        </w:rPr>
        <w:t xml:space="preserve"> such as GitHub or Subversion</w:t>
      </w:r>
      <w:ins w:id="83" w:author="Paul Marshall" w:date="2018-09-20T14:25:00Z">
        <w:r>
          <w:rPr>
            <w:rFonts w:asciiTheme="majorHAnsi" w:hAnsiTheme="majorHAnsi" w:cstheme="majorHAnsi"/>
            <w:color w:val="000000"/>
            <w:sz w:val="18"/>
            <w:szCs w:val="16"/>
          </w:rPr>
          <w:t>,</w:t>
        </w:r>
      </w:ins>
      <w:r w:rsidR="00310E86">
        <w:rPr>
          <w:rFonts w:asciiTheme="majorHAnsi" w:hAnsiTheme="majorHAnsi" w:cstheme="majorHAnsi"/>
          <w:color w:val="000000"/>
          <w:sz w:val="18"/>
          <w:szCs w:val="16"/>
        </w:rPr>
        <w:t xml:space="preserve"> to </w:t>
      </w:r>
      <w:del w:id="84" w:author="Paul Marshall" w:date="2018-09-20T14:25:00Z">
        <w:r w:rsidR="00310E86" w:rsidDel="009E5DF3">
          <w:rPr>
            <w:rFonts w:asciiTheme="majorHAnsi" w:hAnsiTheme="majorHAnsi" w:cstheme="majorHAnsi"/>
            <w:color w:val="000000"/>
            <w:sz w:val="18"/>
            <w:szCs w:val="16"/>
          </w:rPr>
          <w:delText>trigger automated</w:delText>
        </w:r>
      </w:del>
      <w:ins w:id="85" w:author="Paul Marshall" w:date="2018-09-20T14:25:00Z">
        <w:r>
          <w:rPr>
            <w:rFonts w:asciiTheme="majorHAnsi" w:hAnsiTheme="majorHAnsi" w:cstheme="majorHAnsi"/>
            <w:color w:val="000000"/>
            <w:sz w:val="18"/>
            <w:szCs w:val="16"/>
          </w:rPr>
          <w:t>automatically execute</w:t>
        </w:r>
      </w:ins>
      <w:r w:rsidR="00310E86">
        <w:rPr>
          <w:rFonts w:asciiTheme="majorHAnsi" w:hAnsiTheme="majorHAnsi" w:cstheme="majorHAnsi"/>
          <w:color w:val="000000"/>
          <w:sz w:val="18"/>
          <w:szCs w:val="16"/>
        </w:rPr>
        <w:t xml:space="preserve"> unit test</w:t>
      </w:r>
      <w:ins w:id="86" w:author="Paul Marshall" w:date="2018-09-20T14:25:00Z">
        <w:r>
          <w:rPr>
            <w:rFonts w:asciiTheme="majorHAnsi" w:hAnsiTheme="majorHAnsi" w:cstheme="majorHAnsi"/>
            <w:color w:val="000000"/>
            <w:sz w:val="18"/>
            <w:szCs w:val="16"/>
          </w:rPr>
          <w:t>s</w:t>
        </w:r>
      </w:ins>
      <w:del w:id="87" w:author="Paul Marshall" w:date="2018-09-20T14:25:00Z">
        <w:r w:rsidR="00310E86" w:rsidDel="009E5DF3">
          <w:rPr>
            <w:rFonts w:asciiTheme="majorHAnsi" w:hAnsiTheme="majorHAnsi" w:cstheme="majorHAnsi"/>
            <w:color w:val="000000"/>
            <w:sz w:val="18"/>
            <w:szCs w:val="16"/>
          </w:rPr>
          <w:delText xml:space="preserve"> executions</w:delText>
        </w:r>
      </w:del>
      <w:r w:rsidR="00310E86">
        <w:rPr>
          <w:rFonts w:asciiTheme="majorHAnsi" w:hAnsiTheme="majorHAnsi" w:cstheme="majorHAnsi"/>
          <w:color w:val="000000"/>
          <w:sz w:val="18"/>
          <w:szCs w:val="16"/>
        </w:rPr>
        <w:t>.  Furthermore, functional regression test cases can also be automatically executed once the full API source code is ready for deployment into an integration, Q</w:t>
      </w:r>
      <w:r w:rsidR="00A4531A">
        <w:rPr>
          <w:rFonts w:asciiTheme="majorHAnsi" w:hAnsiTheme="majorHAnsi" w:cstheme="majorHAnsi"/>
          <w:caps/>
          <w:color w:val="000000"/>
          <w:sz w:val="18"/>
          <w:szCs w:val="16"/>
        </w:rPr>
        <w:t xml:space="preserve">a </w:t>
      </w:r>
      <w:r w:rsidR="00A4531A">
        <w:rPr>
          <w:rFonts w:asciiTheme="majorHAnsi" w:hAnsiTheme="majorHAnsi" w:cstheme="majorHAnsi"/>
          <w:color w:val="000000"/>
          <w:sz w:val="18"/>
          <w:szCs w:val="16"/>
        </w:rPr>
        <w:t>or Production environment</w:t>
      </w:r>
      <w:del w:id="88" w:author="Paul Marshall" w:date="2018-09-20T14:26:00Z">
        <w:r w:rsidR="00A4531A" w:rsidDel="009E5DF3">
          <w:rPr>
            <w:rFonts w:asciiTheme="majorHAnsi" w:hAnsiTheme="majorHAnsi" w:cstheme="majorHAnsi"/>
            <w:color w:val="000000"/>
            <w:sz w:val="18"/>
            <w:szCs w:val="16"/>
          </w:rPr>
          <w:delText>s</w:delText>
        </w:r>
      </w:del>
      <w:r w:rsidR="00A4531A">
        <w:rPr>
          <w:rFonts w:asciiTheme="majorHAnsi" w:hAnsiTheme="majorHAnsi" w:cstheme="majorHAnsi"/>
          <w:color w:val="000000"/>
          <w:sz w:val="18"/>
          <w:szCs w:val="16"/>
        </w:rPr>
        <w:t>.</w:t>
      </w:r>
    </w:p>
    <w:p w14:paraId="165AAEAC" w14:textId="77777777" w:rsidR="00310E86" w:rsidRDefault="00310E86" w:rsidP="00310E86">
      <w:pPr>
        <w:pStyle w:val="NormalWeb"/>
        <w:rPr>
          <w:rFonts w:asciiTheme="majorHAnsi" w:hAnsiTheme="majorHAnsi" w:cstheme="majorHAnsi"/>
          <w:caps/>
          <w:color w:val="000000"/>
          <w:sz w:val="18"/>
          <w:szCs w:val="16"/>
        </w:rPr>
      </w:pPr>
    </w:p>
    <w:p w14:paraId="609817E4" w14:textId="77777777" w:rsidR="009C0A57" w:rsidRDefault="00EF71A6" w:rsidP="00EF71A6">
      <w:pPr>
        <w:jc w:val="center"/>
      </w:pPr>
      <w:bookmarkStart w:id="89" w:name="_Toc517560713"/>
      <w:r>
        <w:rPr>
          <w:noProof/>
        </w:rPr>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5806" cy="2495959"/>
                    </a:xfrm>
                    <a:prstGeom prst="rect">
                      <a:avLst/>
                    </a:prstGeom>
                  </pic:spPr>
                </pic:pic>
              </a:graphicData>
            </a:graphic>
          </wp:inline>
        </w:drawing>
      </w:r>
    </w:p>
    <w:p w14:paraId="2F278D96" w14:textId="77777777" w:rsidR="00827FB3" w:rsidRDefault="009C0A57" w:rsidP="009C0A57">
      <w:pPr>
        <w:rPr>
          <w:sz w:val="14"/>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p>
    <w:p w14:paraId="3AA8FADE" w14:textId="1B6F7CC6" w:rsidR="009B24D3" w:rsidRDefault="009B24D3" w:rsidP="009C0A57">
      <w:pPr>
        <w:rPr>
          <w:rFonts w:asciiTheme="majorHAnsi" w:eastAsiaTheme="majorEastAsia" w:hAnsiTheme="majorHAnsi" w:cstheme="majorBidi"/>
          <w:color w:val="2F5496" w:themeColor="accent1" w:themeShade="BF"/>
          <w:sz w:val="26"/>
          <w:szCs w:val="26"/>
        </w:rPr>
      </w:pPr>
    </w:p>
    <w:p w14:paraId="3943D86D" w14:textId="6DEB6DBE" w:rsidR="009B24D3" w:rsidRDefault="009B24D3" w:rsidP="00A90BFB">
      <w:pPr>
        <w:pStyle w:val="Heading2"/>
      </w:pPr>
      <w:r>
        <w:t>Agnostic Unit Testing</w:t>
      </w:r>
      <w:bookmarkEnd w:id="89"/>
    </w:p>
    <w:p w14:paraId="689D87B1" w14:textId="4EE0B397" w:rsidR="00665FD9" w:rsidRDefault="009E5DF3" w:rsidP="009E5DF3">
      <w:pPr>
        <w:rPr>
          <w:rFonts w:asciiTheme="majorHAnsi" w:eastAsiaTheme="minorEastAsia" w:hAnsiTheme="majorHAnsi" w:cstheme="majorHAnsi"/>
          <w:color w:val="000000"/>
          <w:sz w:val="18"/>
          <w:szCs w:val="16"/>
        </w:rPr>
      </w:pPr>
      <w:ins w:id="90" w:author="Paul Marshall" w:date="2018-09-20T14:28:00Z">
        <w:r>
          <w:rPr>
            <w:rFonts w:asciiTheme="majorHAnsi" w:eastAsiaTheme="minorEastAsia" w:hAnsiTheme="majorHAnsi" w:cstheme="majorHAnsi"/>
            <w:color w:val="000000"/>
            <w:sz w:val="18"/>
            <w:szCs w:val="16"/>
          </w:rPr>
          <w:t>There are programming language and platform specific unit testing frameworks</w:t>
        </w:r>
      </w:ins>
      <w:ins w:id="91" w:author="Paul Marshall" w:date="2018-09-20T14:29:00Z">
        <w:r>
          <w:rPr>
            <w:rFonts w:asciiTheme="majorHAnsi" w:eastAsiaTheme="minorEastAsia" w:hAnsiTheme="majorHAnsi" w:cstheme="majorHAnsi"/>
            <w:color w:val="000000"/>
            <w:sz w:val="18"/>
            <w:szCs w:val="16"/>
          </w:rPr>
          <w:t xml:space="preserve"> for API development.  For Java, a widely used unit testing framework is Junit.  For Nod</w:t>
        </w:r>
      </w:ins>
      <w:ins w:id="92" w:author="Paul Marshall" w:date="2018-09-20T14:30:00Z">
        <w:r>
          <w:rPr>
            <w:rFonts w:asciiTheme="majorHAnsi" w:eastAsiaTheme="minorEastAsia" w:hAnsiTheme="majorHAnsi" w:cstheme="majorHAnsi"/>
            <w:color w:val="000000"/>
            <w:sz w:val="18"/>
            <w:szCs w:val="16"/>
          </w:rPr>
          <w:t xml:space="preserve">eJS, Mocha and Chai.  And for </w:t>
        </w:r>
        <w:proofErr w:type="spellStart"/>
        <w:r>
          <w:rPr>
            <w:rFonts w:asciiTheme="majorHAnsi" w:eastAsiaTheme="minorEastAsia" w:hAnsiTheme="majorHAnsi" w:cstheme="majorHAnsi"/>
            <w:color w:val="000000"/>
            <w:sz w:val="18"/>
            <w:szCs w:val="16"/>
          </w:rPr>
          <w:t>Mulesoft</w:t>
        </w:r>
        <w:proofErr w:type="spellEnd"/>
        <w:r>
          <w:rPr>
            <w:rFonts w:asciiTheme="majorHAnsi" w:eastAsiaTheme="minorEastAsia" w:hAnsiTheme="majorHAnsi" w:cstheme="majorHAnsi"/>
            <w:color w:val="000000"/>
            <w:sz w:val="18"/>
            <w:szCs w:val="16"/>
          </w:rPr>
          <w:t xml:space="preserve">, </w:t>
        </w:r>
        <w:proofErr w:type="spellStart"/>
        <w:r>
          <w:rPr>
            <w:rFonts w:asciiTheme="majorHAnsi" w:eastAsiaTheme="minorEastAsia" w:hAnsiTheme="majorHAnsi" w:cstheme="majorHAnsi"/>
            <w:color w:val="000000"/>
            <w:sz w:val="18"/>
            <w:szCs w:val="16"/>
          </w:rPr>
          <w:t>MUnit</w:t>
        </w:r>
        <w:proofErr w:type="spellEnd"/>
        <w:r>
          <w:rPr>
            <w:rFonts w:asciiTheme="majorHAnsi" w:eastAsiaTheme="minorEastAsia" w:hAnsiTheme="majorHAnsi" w:cstheme="majorHAnsi"/>
            <w:color w:val="000000"/>
            <w:sz w:val="18"/>
            <w:szCs w:val="16"/>
          </w:rPr>
          <w:t>.</w:t>
        </w:r>
      </w:ins>
      <w:del w:id="93" w:author="Paul Marshall" w:date="2018-09-20T14:30:00Z">
        <w:r w:rsidR="00D602A6" w:rsidRPr="00D602A6" w:rsidDel="009E5DF3">
          <w:rPr>
            <w:rFonts w:asciiTheme="majorHAnsi" w:eastAsiaTheme="minorEastAsia" w:hAnsiTheme="majorHAnsi" w:cstheme="majorHAnsi"/>
            <w:color w:val="000000"/>
            <w:sz w:val="18"/>
            <w:szCs w:val="16"/>
          </w:rPr>
          <w:delText xml:space="preserve">There </w:delText>
        </w:r>
        <w:r w:rsidR="00D602A6" w:rsidDel="009E5DF3">
          <w:rPr>
            <w:rFonts w:asciiTheme="majorHAnsi" w:eastAsiaTheme="minorEastAsia" w:hAnsiTheme="majorHAnsi" w:cstheme="majorHAnsi"/>
            <w:color w:val="000000"/>
            <w:sz w:val="18"/>
            <w:szCs w:val="16"/>
          </w:rPr>
          <w:delText xml:space="preserve">are </w:delText>
        </w:r>
        <w:r w:rsidR="00BC47BD" w:rsidDel="009E5DF3">
          <w:rPr>
            <w:rFonts w:asciiTheme="majorHAnsi" w:eastAsiaTheme="minorEastAsia" w:hAnsiTheme="majorHAnsi" w:cstheme="majorHAnsi"/>
            <w:color w:val="000000"/>
            <w:sz w:val="18"/>
            <w:szCs w:val="16"/>
          </w:rPr>
          <w:delText xml:space="preserve">different unit testing frameworks used for API development, depending on what </w:delText>
        </w:r>
        <w:r w:rsidR="000C4A27" w:rsidDel="009E5DF3">
          <w:rPr>
            <w:rFonts w:asciiTheme="majorHAnsi" w:eastAsiaTheme="minorEastAsia" w:hAnsiTheme="majorHAnsi" w:cstheme="majorHAnsi"/>
            <w:color w:val="000000"/>
            <w:sz w:val="18"/>
            <w:szCs w:val="16"/>
          </w:rPr>
          <w:delText>programming language and platform has been targeted for hosting the API-driven microservice.  For Java, an obvious and widely used unit testing framework is JUnit.</w:delText>
        </w:r>
        <w:r w:rsidR="00CE2F2D" w:rsidDel="009E5DF3">
          <w:rPr>
            <w:rFonts w:asciiTheme="majorHAnsi" w:eastAsiaTheme="minorEastAsia" w:hAnsiTheme="majorHAnsi" w:cstheme="majorHAnsi"/>
            <w:color w:val="000000"/>
            <w:sz w:val="18"/>
            <w:szCs w:val="16"/>
          </w:rPr>
          <w:delText xml:space="preserve">  For NodeJS, it is Mocha and Chai.  For Mulesoft API development, it is MUnit. </w:delText>
        </w:r>
      </w:del>
      <w:ins w:id="94" w:author="Paul Marshall" w:date="2018-09-20T14:30:00Z">
        <w:r>
          <w:rPr>
            <w:rFonts w:asciiTheme="majorHAnsi" w:eastAsiaTheme="minorEastAsia" w:hAnsiTheme="majorHAnsi" w:cstheme="majorHAnsi"/>
            <w:color w:val="000000"/>
            <w:sz w:val="18"/>
            <w:szCs w:val="16"/>
          </w:rPr>
          <w:t xml:space="preserve">  Regardless of the </w:t>
        </w:r>
      </w:ins>
      <w:del w:id="95" w:author="Paul Marshall" w:date="2018-09-20T14:30:00Z">
        <w:r w:rsidR="00CE2F2D" w:rsidDel="009E5DF3">
          <w:rPr>
            <w:rFonts w:asciiTheme="majorHAnsi" w:eastAsiaTheme="minorEastAsia" w:hAnsiTheme="majorHAnsi" w:cstheme="majorHAnsi"/>
            <w:color w:val="000000"/>
            <w:sz w:val="18"/>
            <w:szCs w:val="16"/>
          </w:rPr>
          <w:delText xml:space="preserve"> No matter which </w:delText>
        </w:r>
      </w:del>
      <w:r w:rsidR="00CE2F2D">
        <w:rPr>
          <w:rFonts w:asciiTheme="majorHAnsi" w:eastAsiaTheme="minorEastAsia" w:hAnsiTheme="majorHAnsi" w:cstheme="majorHAnsi"/>
          <w:color w:val="000000"/>
          <w:sz w:val="18"/>
          <w:szCs w:val="16"/>
        </w:rPr>
        <w:t>unit testing fram</w:t>
      </w:r>
      <w:r w:rsidR="004653AE">
        <w:rPr>
          <w:rFonts w:asciiTheme="majorHAnsi" w:eastAsiaTheme="minorEastAsia" w:hAnsiTheme="majorHAnsi" w:cstheme="majorHAnsi"/>
          <w:color w:val="000000"/>
          <w:sz w:val="18"/>
          <w:szCs w:val="16"/>
        </w:rPr>
        <w:t>ework</w:t>
      </w:r>
      <w:del w:id="96" w:author="Paul Marshall" w:date="2018-09-20T14:30:00Z">
        <w:r w:rsidR="004653AE" w:rsidDel="009E5DF3">
          <w:rPr>
            <w:rFonts w:asciiTheme="majorHAnsi" w:eastAsiaTheme="minorEastAsia" w:hAnsiTheme="majorHAnsi" w:cstheme="majorHAnsi"/>
            <w:color w:val="000000"/>
            <w:sz w:val="18"/>
            <w:szCs w:val="16"/>
          </w:rPr>
          <w:delText xml:space="preserve"> is chosen</w:delText>
        </w:r>
      </w:del>
      <w:r w:rsidR="004653AE">
        <w:rPr>
          <w:rFonts w:asciiTheme="majorHAnsi" w:eastAsiaTheme="minorEastAsia" w:hAnsiTheme="majorHAnsi" w:cstheme="majorHAnsi"/>
          <w:color w:val="000000"/>
          <w:sz w:val="18"/>
          <w:szCs w:val="16"/>
        </w:rPr>
        <w:t xml:space="preserve">, </w:t>
      </w:r>
      <w:del w:id="97" w:author="Paul Marshall" w:date="2018-09-20T14:30:00Z">
        <w:r w:rsidR="004653AE" w:rsidDel="009E5DF3">
          <w:rPr>
            <w:rFonts w:asciiTheme="majorHAnsi" w:eastAsiaTheme="minorEastAsia" w:hAnsiTheme="majorHAnsi" w:cstheme="majorHAnsi"/>
            <w:color w:val="000000"/>
            <w:sz w:val="18"/>
            <w:szCs w:val="16"/>
          </w:rPr>
          <w:delText xml:space="preserve">there are </w:delText>
        </w:r>
      </w:del>
      <w:r w:rsidR="004653AE">
        <w:rPr>
          <w:rFonts w:asciiTheme="majorHAnsi" w:eastAsiaTheme="minorEastAsia" w:hAnsiTheme="majorHAnsi" w:cstheme="majorHAnsi"/>
          <w:color w:val="000000"/>
          <w:sz w:val="18"/>
          <w:szCs w:val="16"/>
        </w:rPr>
        <w:t>key unit test development guidelines</w:t>
      </w:r>
      <w:ins w:id="98" w:author="Paul Marshall" w:date="2018-09-20T14:30:00Z">
        <w:r>
          <w:rPr>
            <w:rFonts w:asciiTheme="majorHAnsi" w:eastAsiaTheme="minorEastAsia" w:hAnsiTheme="majorHAnsi" w:cstheme="majorHAnsi"/>
            <w:color w:val="000000"/>
            <w:sz w:val="18"/>
            <w:szCs w:val="16"/>
          </w:rPr>
          <w:t xml:space="preserve"> should be followed</w:t>
        </w:r>
      </w:ins>
      <w:ins w:id="99" w:author="Paul Marshall" w:date="2018-09-20T14:31:00Z">
        <w:r>
          <w:rPr>
            <w:rFonts w:asciiTheme="majorHAnsi" w:eastAsiaTheme="minorEastAsia" w:hAnsiTheme="majorHAnsi" w:cstheme="majorHAnsi"/>
            <w:color w:val="000000"/>
            <w:sz w:val="18"/>
            <w:szCs w:val="16"/>
          </w:rPr>
          <w:t>, including</w:t>
        </w:r>
      </w:ins>
      <w:ins w:id="100" w:author="Paul Marshall" w:date="2018-09-20T14:30:00Z">
        <w:r>
          <w:rPr>
            <w:rFonts w:asciiTheme="majorHAnsi" w:eastAsiaTheme="minorEastAsia" w:hAnsiTheme="majorHAnsi" w:cstheme="majorHAnsi"/>
            <w:color w:val="000000"/>
            <w:sz w:val="18"/>
            <w:szCs w:val="16"/>
          </w:rPr>
          <w:t>:</w:t>
        </w:r>
      </w:ins>
      <w:del w:id="101" w:author="Paul Marshall" w:date="2018-09-20T14:31:00Z">
        <w:r w:rsidR="004653AE" w:rsidDel="009E5DF3">
          <w:rPr>
            <w:rFonts w:asciiTheme="majorHAnsi" w:eastAsiaTheme="minorEastAsia" w:hAnsiTheme="majorHAnsi" w:cstheme="majorHAnsi"/>
            <w:color w:val="000000"/>
            <w:sz w:val="18"/>
            <w:szCs w:val="16"/>
          </w:rPr>
          <w:delText xml:space="preserve"> to follow:</w:delText>
        </w:r>
      </w:del>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2CAFD778"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almost every line of your code should be executed when running your unit tests.  Test coverage reports are usually provided as part of a unit test framework of choice, or added on as part of the overall test harness.</w:t>
      </w:r>
    </w:p>
    <w:p w14:paraId="3E280BD2" w14:textId="3D2F38C8"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p>
    <w:p w14:paraId="35D2D169" w14:textId="37C3607C"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3C686468"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del w:id="102" w:author="Paul Marshall" w:date="2018-09-20T14:39:00Z">
        <w:r w:rsidR="00782176" w:rsidDel="00B1308C">
          <w:rPr>
            <w:rFonts w:asciiTheme="majorHAnsi" w:eastAsiaTheme="minorEastAsia" w:hAnsiTheme="majorHAnsi" w:cstheme="majorHAnsi"/>
            <w:color w:val="000000"/>
            <w:sz w:val="18"/>
            <w:szCs w:val="16"/>
          </w:rPr>
          <w:delText>as a developer you would c</w:delText>
        </w:r>
        <w:r w:rsidR="00067A90" w:rsidDel="00B1308C">
          <w:rPr>
            <w:rFonts w:asciiTheme="majorHAnsi" w:eastAsiaTheme="minorEastAsia" w:hAnsiTheme="majorHAnsi" w:cstheme="majorHAnsi"/>
            <w:color w:val="000000"/>
            <w:sz w:val="18"/>
            <w:szCs w:val="16"/>
          </w:rPr>
          <w:delText>reat</w:delText>
        </w:r>
        <w:r w:rsidR="00782176" w:rsidDel="00B1308C">
          <w:rPr>
            <w:rFonts w:asciiTheme="majorHAnsi" w:eastAsiaTheme="minorEastAsia" w:hAnsiTheme="majorHAnsi" w:cstheme="majorHAnsi"/>
            <w:color w:val="000000"/>
            <w:sz w:val="18"/>
            <w:szCs w:val="16"/>
          </w:rPr>
          <w:delText>e</w:delText>
        </w:r>
      </w:del>
      <w:ins w:id="103" w:author="Paul Marshall" w:date="2018-09-20T14:39:00Z">
        <w:r w:rsidR="00B1308C">
          <w:rPr>
            <w:rFonts w:asciiTheme="majorHAnsi" w:eastAsiaTheme="minorEastAsia" w:hAnsiTheme="majorHAnsi" w:cstheme="majorHAnsi"/>
            <w:color w:val="000000"/>
            <w:sz w:val="18"/>
            <w:szCs w:val="16"/>
          </w:rPr>
          <w:t>the developer c</w:t>
        </w:r>
      </w:ins>
      <w:ins w:id="104" w:author="Paul Marshall" w:date="2018-09-20T14:40:00Z">
        <w:r w:rsidR="00B1308C">
          <w:rPr>
            <w:rFonts w:asciiTheme="majorHAnsi" w:eastAsiaTheme="minorEastAsia" w:hAnsiTheme="majorHAnsi" w:cstheme="majorHAnsi"/>
            <w:color w:val="000000"/>
            <w:sz w:val="18"/>
            <w:szCs w:val="16"/>
          </w:rPr>
          <w:t>reates</w:t>
        </w:r>
      </w:ins>
      <w:del w:id="105" w:author="Paul Marshall" w:date="2018-09-20T14:40:00Z">
        <w:r w:rsidR="00782176" w:rsidDel="00B1308C">
          <w:rPr>
            <w:rFonts w:asciiTheme="majorHAnsi" w:eastAsiaTheme="minorEastAsia" w:hAnsiTheme="majorHAnsi" w:cstheme="majorHAnsi"/>
            <w:color w:val="000000"/>
            <w:sz w:val="18"/>
            <w:szCs w:val="16"/>
          </w:rPr>
          <w:delText xml:space="preserve"> the</w:delText>
        </w:r>
      </w:del>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w:t>
      </w:r>
      <w:del w:id="106" w:author="Paul Marshall" w:date="2018-09-20T14:40:00Z">
        <w:r w:rsidR="00782176" w:rsidDel="00B1308C">
          <w:rPr>
            <w:rFonts w:asciiTheme="majorHAnsi" w:eastAsiaTheme="minorEastAsia" w:hAnsiTheme="majorHAnsi" w:cstheme="majorHAnsi"/>
            <w:color w:val="000000"/>
            <w:sz w:val="18"/>
            <w:szCs w:val="16"/>
          </w:rPr>
          <w:delText xml:space="preserve">your </w:delText>
        </w:r>
      </w:del>
      <w:ins w:id="107" w:author="Paul Marshall" w:date="2018-09-20T14:40:00Z">
        <w:r w:rsidR="00B1308C">
          <w:rPr>
            <w:rFonts w:asciiTheme="majorHAnsi" w:eastAsiaTheme="minorEastAsia" w:hAnsiTheme="majorHAnsi" w:cstheme="majorHAnsi"/>
            <w:color w:val="000000"/>
            <w:sz w:val="18"/>
            <w:szCs w:val="16"/>
          </w:rPr>
          <w:t>the</w:t>
        </w:r>
        <w:r w:rsidR="00B1308C">
          <w:rPr>
            <w:rFonts w:asciiTheme="majorHAnsi" w:eastAsiaTheme="minorEastAsia" w:hAnsiTheme="majorHAnsi" w:cstheme="majorHAnsi"/>
            <w:color w:val="000000"/>
            <w:sz w:val="18"/>
            <w:szCs w:val="16"/>
          </w:rPr>
          <w:t xml:space="preserve"> </w:t>
        </w:r>
      </w:ins>
      <w:r w:rsidR="00782176">
        <w:rPr>
          <w:rFonts w:asciiTheme="majorHAnsi" w:eastAsiaTheme="minorEastAsia" w:hAnsiTheme="majorHAnsi" w:cstheme="majorHAnsi"/>
          <w:color w:val="000000"/>
          <w:sz w:val="18"/>
          <w:szCs w:val="16"/>
        </w:rPr>
        <w:t>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w:t>
      </w:r>
      <w:del w:id="108" w:author="Paul Marshall" w:date="2018-09-20T14:40:00Z">
        <w:r w:rsidR="00782176" w:rsidDel="00B1308C">
          <w:rPr>
            <w:rFonts w:asciiTheme="majorHAnsi" w:eastAsiaTheme="minorEastAsia" w:hAnsiTheme="majorHAnsi" w:cstheme="majorHAnsi"/>
            <w:color w:val="000000"/>
            <w:sz w:val="18"/>
            <w:szCs w:val="16"/>
          </w:rPr>
          <w:delText xml:space="preserve">your </w:delText>
        </w:r>
      </w:del>
      <w:ins w:id="109" w:author="Paul Marshall" w:date="2018-09-20T14:40:00Z">
        <w:r w:rsidR="00B1308C">
          <w:rPr>
            <w:rFonts w:asciiTheme="majorHAnsi" w:eastAsiaTheme="minorEastAsia" w:hAnsiTheme="majorHAnsi" w:cstheme="majorHAnsi"/>
            <w:color w:val="000000"/>
            <w:sz w:val="18"/>
            <w:szCs w:val="16"/>
          </w:rPr>
          <w:t>the</w:t>
        </w:r>
        <w:r w:rsidR="00B1308C">
          <w:rPr>
            <w:rFonts w:asciiTheme="majorHAnsi" w:eastAsiaTheme="minorEastAsia" w:hAnsiTheme="majorHAnsi" w:cstheme="majorHAnsi"/>
            <w:color w:val="000000"/>
            <w:sz w:val="18"/>
            <w:szCs w:val="16"/>
          </w:rPr>
          <w:t xml:space="preserve"> </w:t>
        </w:r>
      </w:ins>
      <w:r w:rsidR="00782176">
        <w:rPr>
          <w:rFonts w:asciiTheme="majorHAnsi" w:eastAsiaTheme="minorEastAsia" w:hAnsiTheme="majorHAnsi" w:cstheme="majorHAnsi"/>
          <w:color w:val="000000"/>
          <w:sz w:val="18"/>
          <w:szCs w:val="16"/>
        </w:rPr>
        <w:t xml:space="preserve">API source.  For example, </w:t>
      </w:r>
      <w:del w:id="110" w:author="Paul Marshall" w:date="2018-09-20T14:40:00Z">
        <w:r w:rsidR="00782176" w:rsidDel="00B1308C">
          <w:rPr>
            <w:rFonts w:asciiTheme="majorHAnsi" w:eastAsiaTheme="minorEastAsia" w:hAnsiTheme="majorHAnsi" w:cstheme="majorHAnsi"/>
            <w:color w:val="000000"/>
            <w:sz w:val="18"/>
            <w:szCs w:val="16"/>
          </w:rPr>
          <w:delText>you have developed</w:delText>
        </w:r>
      </w:del>
      <w:ins w:id="111" w:author="Paul Marshall" w:date="2018-09-20T14:40:00Z">
        <w:r w:rsidR="00B1308C">
          <w:rPr>
            <w:rFonts w:asciiTheme="majorHAnsi" w:eastAsiaTheme="minorEastAsia" w:hAnsiTheme="majorHAnsi" w:cstheme="majorHAnsi"/>
            <w:color w:val="000000"/>
            <w:sz w:val="18"/>
            <w:szCs w:val="16"/>
          </w:rPr>
          <w:t>if</w:t>
        </w:r>
      </w:ins>
      <w:r w:rsidR="00782176">
        <w:rPr>
          <w:rFonts w:asciiTheme="majorHAnsi" w:eastAsiaTheme="minorEastAsia" w:hAnsiTheme="majorHAnsi" w:cstheme="majorHAnsi"/>
          <w:color w:val="000000"/>
          <w:sz w:val="18"/>
          <w:szCs w:val="16"/>
        </w:rPr>
        <w:t xml:space="preserve"> source code </w:t>
      </w:r>
      <w:ins w:id="112" w:author="Paul Marshall" w:date="2018-09-20T14:40:00Z">
        <w:r w:rsidR="00B1308C">
          <w:rPr>
            <w:rFonts w:asciiTheme="majorHAnsi" w:eastAsiaTheme="minorEastAsia" w:hAnsiTheme="majorHAnsi" w:cstheme="majorHAnsi"/>
            <w:color w:val="000000"/>
            <w:sz w:val="18"/>
            <w:szCs w:val="16"/>
          </w:rPr>
          <w:t xml:space="preserve">is developed </w:t>
        </w:r>
      </w:ins>
      <w:r w:rsidR="00782176">
        <w:rPr>
          <w:rFonts w:asciiTheme="majorHAnsi" w:eastAsiaTheme="minorEastAsia" w:hAnsiTheme="majorHAnsi" w:cstheme="majorHAnsi"/>
          <w:color w:val="000000"/>
          <w:sz w:val="18"/>
          <w:szCs w:val="16"/>
        </w:rPr>
        <w:t xml:space="preserve">to implement a specific API operation </w:t>
      </w:r>
      <w:del w:id="113" w:author="Paul Marshall" w:date="2018-09-20T14:40:00Z">
        <w:r w:rsidR="00782176" w:rsidDel="00B1308C">
          <w:rPr>
            <w:rFonts w:asciiTheme="majorHAnsi" w:eastAsiaTheme="minorEastAsia" w:hAnsiTheme="majorHAnsi" w:cstheme="majorHAnsi"/>
            <w:color w:val="000000"/>
            <w:sz w:val="18"/>
            <w:szCs w:val="16"/>
          </w:rPr>
          <w:delText xml:space="preserve">to </w:delText>
        </w:r>
      </w:del>
      <w:ins w:id="114" w:author="Paul Marshall" w:date="2018-09-20T14:40:00Z">
        <w:r w:rsidR="00B1308C">
          <w:rPr>
            <w:rFonts w:asciiTheme="majorHAnsi" w:eastAsiaTheme="minorEastAsia" w:hAnsiTheme="majorHAnsi" w:cstheme="majorHAnsi"/>
            <w:color w:val="000000"/>
            <w:sz w:val="18"/>
            <w:szCs w:val="16"/>
          </w:rPr>
          <w:t>which</w:t>
        </w:r>
        <w:r w:rsidR="00B1308C">
          <w:rPr>
            <w:rFonts w:asciiTheme="majorHAnsi" w:eastAsiaTheme="minorEastAsia" w:hAnsiTheme="majorHAnsi" w:cstheme="majorHAnsi"/>
            <w:color w:val="000000"/>
            <w:sz w:val="18"/>
            <w:szCs w:val="16"/>
          </w:rPr>
          <w:t xml:space="preserve"> </w:t>
        </w:r>
      </w:ins>
      <w:r w:rsidR="0065639A">
        <w:rPr>
          <w:rFonts w:asciiTheme="majorHAnsi" w:eastAsiaTheme="minorEastAsia" w:hAnsiTheme="majorHAnsi" w:cstheme="majorHAnsi"/>
          <w:color w:val="000000"/>
          <w:sz w:val="18"/>
          <w:szCs w:val="16"/>
        </w:rPr>
        <w:t>perform</w:t>
      </w:r>
      <w:ins w:id="115" w:author="Paul Marshall" w:date="2018-09-20T14:40:00Z">
        <w:r w:rsidR="00B1308C">
          <w:rPr>
            <w:rFonts w:asciiTheme="majorHAnsi" w:eastAsiaTheme="minorEastAsia" w:hAnsiTheme="majorHAnsi" w:cstheme="majorHAnsi"/>
            <w:color w:val="000000"/>
            <w:sz w:val="18"/>
            <w:szCs w:val="16"/>
          </w:rPr>
          <w:t>s</w:t>
        </w:r>
      </w:ins>
      <w:r w:rsidR="0065639A">
        <w:rPr>
          <w:rFonts w:asciiTheme="majorHAnsi" w:eastAsiaTheme="minorEastAsia" w:hAnsiTheme="majorHAnsi" w:cstheme="majorHAnsi"/>
          <w:color w:val="000000"/>
          <w:sz w:val="18"/>
          <w:szCs w:val="16"/>
        </w:rPr>
        <w:t xml:space="preserve"> an HTTP POST of XML data to the backend system</w:t>
      </w:r>
      <w:del w:id="116" w:author="Paul Marshall" w:date="2018-09-20T14:41:00Z">
        <w:r w:rsidR="0065639A" w:rsidDel="00B1308C">
          <w:rPr>
            <w:rFonts w:asciiTheme="majorHAnsi" w:eastAsiaTheme="minorEastAsia" w:hAnsiTheme="majorHAnsi" w:cstheme="majorHAnsi"/>
            <w:color w:val="000000"/>
            <w:sz w:val="18"/>
            <w:szCs w:val="16"/>
          </w:rPr>
          <w:delText>.  Your</w:delText>
        </w:r>
      </w:del>
      <w:ins w:id="117" w:author="Paul Marshall" w:date="2018-09-20T14:41:00Z">
        <w:r w:rsidR="00B1308C">
          <w:rPr>
            <w:rFonts w:asciiTheme="majorHAnsi" w:eastAsiaTheme="minorEastAsia" w:hAnsiTheme="majorHAnsi" w:cstheme="majorHAnsi"/>
            <w:color w:val="000000"/>
            <w:sz w:val="18"/>
            <w:szCs w:val="16"/>
          </w:rPr>
          <w:t>, the</w:t>
        </w:r>
      </w:ins>
      <w:r w:rsidR="0065639A">
        <w:rPr>
          <w:rFonts w:asciiTheme="majorHAnsi" w:eastAsiaTheme="minorEastAsia" w:hAnsiTheme="majorHAnsi" w:cstheme="majorHAnsi"/>
          <w:color w:val="000000"/>
          <w:sz w:val="18"/>
          <w:szCs w:val="16"/>
        </w:rPr>
        <w:t xml:space="preserve"> corresponding unit test class will be contain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w:t>
      </w:r>
      <w:del w:id="118" w:author="Paul Marshall" w:date="2018-09-20T14:41:00Z">
        <w:r w:rsidR="00D4136C" w:rsidDel="00B1308C">
          <w:rPr>
            <w:rFonts w:asciiTheme="majorHAnsi" w:eastAsiaTheme="minorEastAsia" w:hAnsiTheme="majorHAnsi" w:cstheme="majorHAnsi"/>
            <w:color w:val="000000"/>
            <w:sz w:val="18"/>
            <w:szCs w:val="16"/>
          </w:rPr>
          <w:delText xml:space="preserve">your </w:delText>
        </w:r>
      </w:del>
      <w:ins w:id="119" w:author="Paul Marshall" w:date="2018-09-20T14:41:00Z">
        <w:r w:rsidR="00B1308C">
          <w:rPr>
            <w:rFonts w:asciiTheme="majorHAnsi" w:eastAsiaTheme="minorEastAsia" w:hAnsiTheme="majorHAnsi" w:cstheme="majorHAnsi"/>
            <w:color w:val="000000"/>
            <w:sz w:val="18"/>
            <w:szCs w:val="16"/>
          </w:rPr>
          <w:t>the</w:t>
        </w:r>
        <w:r w:rsidR="00B1308C">
          <w:rPr>
            <w:rFonts w:asciiTheme="majorHAnsi" w:eastAsiaTheme="minorEastAsia" w:hAnsiTheme="majorHAnsi" w:cstheme="majorHAnsi"/>
            <w:color w:val="000000"/>
            <w:sz w:val="18"/>
            <w:szCs w:val="16"/>
          </w:rPr>
          <w:t xml:space="preserve"> </w:t>
        </w:r>
      </w:ins>
      <w:r w:rsidR="00D4136C">
        <w:rPr>
          <w:rFonts w:asciiTheme="majorHAnsi" w:eastAsiaTheme="minorEastAsia" w:hAnsiTheme="majorHAnsi" w:cstheme="majorHAnsi"/>
          <w:color w:val="000000"/>
          <w:sz w:val="18"/>
          <w:szCs w:val="16"/>
        </w:rPr>
        <w:t xml:space="preserve">API operation that </w:t>
      </w:r>
      <w:r w:rsidR="00D4136C">
        <w:rPr>
          <w:rFonts w:asciiTheme="majorHAnsi" w:eastAsiaTheme="minorEastAsia" w:hAnsiTheme="majorHAnsi" w:cstheme="majorHAnsi"/>
          <w:color w:val="000000"/>
          <w:sz w:val="18"/>
          <w:szCs w:val="16"/>
        </w:rPr>
        <w:lastRenderedPageBreak/>
        <w:t xml:space="preserve">performs the HTTP POST.  As </w:t>
      </w:r>
      <w:del w:id="120" w:author="Paul Marshall" w:date="2018-09-20T14:41:00Z">
        <w:r w:rsidR="00D4136C" w:rsidDel="00B1308C">
          <w:rPr>
            <w:rFonts w:asciiTheme="majorHAnsi" w:eastAsiaTheme="minorEastAsia" w:hAnsiTheme="majorHAnsi" w:cstheme="majorHAnsi"/>
            <w:color w:val="000000"/>
            <w:sz w:val="18"/>
            <w:szCs w:val="16"/>
          </w:rPr>
          <w:delText xml:space="preserve">the </w:delText>
        </w:r>
      </w:del>
      <w:ins w:id="121" w:author="Paul Marshall" w:date="2018-09-20T14:41:00Z">
        <w:r w:rsidR="00B1308C">
          <w:rPr>
            <w:rFonts w:asciiTheme="majorHAnsi" w:eastAsiaTheme="minorEastAsia" w:hAnsiTheme="majorHAnsi" w:cstheme="majorHAnsi"/>
            <w:color w:val="000000"/>
            <w:sz w:val="18"/>
            <w:szCs w:val="16"/>
          </w:rPr>
          <w:t>a</w:t>
        </w:r>
        <w:r w:rsidR="00B1308C">
          <w:rPr>
            <w:rFonts w:asciiTheme="majorHAnsi" w:eastAsiaTheme="minorEastAsia" w:hAnsiTheme="majorHAnsi" w:cstheme="majorHAnsi"/>
            <w:color w:val="000000"/>
            <w:sz w:val="18"/>
            <w:szCs w:val="16"/>
          </w:rPr>
          <w:t xml:space="preserve"> </w:t>
        </w:r>
      </w:ins>
      <w:r w:rsidR="00D4136C">
        <w:rPr>
          <w:rFonts w:asciiTheme="majorHAnsi" w:eastAsiaTheme="minorEastAsia" w:hAnsiTheme="majorHAnsi" w:cstheme="majorHAnsi"/>
          <w:color w:val="000000"/>
          <w:sz w:val="18"/>
          <w:szCs w:val="16"/>
        </w:rPr>
        <w:t xml:space="preserve">best practice, </w:t>
      </w:r>
      <w:del w:id="122" w:author="Paul Marshall" w:date="2018-09-20T14:41:00Z">
        <w:r w:rsidR="00D4136C" w:rsidDel="00B1308C">
          <w:rPr>
            <w:rFonts w:asciiTheme="majorHAnsi" w:eastAsiaTheme="minorEastAsia" w:hAnsiTheme="majorHAnsi" w:cstheme="majorHAnsi"/>
            <w:color w:val="000000"/>
            <w:sz w:val="18"/>
            <w:szCs w:val="16"/>
          </w:rPr>
          <w:delText xml:space="preserve">your </w:delText>
        </w:r>
      </w:del>
      <w:ins w:id="123" w:author="Paul Marshall" w:date="2018-09-20T14:41:00Z">
        <w:r w:rsidR="00B1308C">
          <w:rPr>
            <w:rFonts w:asciiTheme="majorHAnsi" w:eastAsiaTheme="minorEastAsia" w:hAnsiTheme="majorHAnsi" w:cstheme="majorHAnsi"/>
            <w:color w:val="000000"/>
            <w:sz w:val="18"/>
            <w:szCs w:val="16"/>
          </w:rPr>
          <w:t>the</w:t>
        </w:r>
        <w:r w:rsidR="00B1308C">
          <w:rPr>
            <w:rFonts w:asciiTheme="majorHAnsi" w:eastAsiaTheme="minorEastAsia" w:hAnsiTheme="majorHAnsi" w:cstheme="majorHAnsi"/>
            <w:color w:val="000000"/>
            <w:sz w:val="18"/>
            <w:szCs w:val="16"/>
          </w:rPr>
          <w:t xml:space="preserve"> </w:t>
        </w:r>
      </w:ins>
      <w:r w:rsidR="00D4136C">
        <w:rPr>
          <w:rFonts w:asciiTheme="majorHAnsi" w:eastAsiaTheme="minorEastAsia" w:hAnsiTheme="majorHAnsi" w:cstheme="majorHAnsi"/>
          <w:color w:val="000000"/>
          <w:sz w:val="18"/>
          <w:szCs w:val="16"/>
        </w:rPr>
        <w:t xml:space="preserve">unit test class won’t </w:t>
      </w:r>
      <w:proofErr w:type="gramStart"/>
      <w:r w:rsidR="00D4136C">
        <w:rPr>
          <w:rFonts w:asciiTheme="majorHAnsi" w:eastAsiaTheme="minorEastAsia" w:hAnsiTheme="majorHAnsi" w:cstheme="majorHAnsi"/>
          <w:color w:val="000000"/>
          <w:sz w:val="18"/>
          <w:szCs w:val="16"/>
        </w:rPr>
        <w:t>actually perform</w:t>
      </w:r>
      <w:proofErr w:type="gramEnd"/>
      <w:r w:rsidR="00D4136C">
        <w:rPr>
          <w:rFonts w:asciiTheme="majorHAnsi" w:eastAsiaTheme="minorEastAsia" w:hAnsiTheme="majorHAnsi" w:cstheme="majorHAnsi"/>
          <w:color w:val="000000"/>
          <w:sz w:val="18"/>
          <w:szCs w:val="16"/>
        </w:rPr>
        <w:t xml:space="preserve"> a POST to the backend, instead </w:t>
      </w:r>
      <w:del w:id="124" w:author="Paul Marshall" w:date="2018-09-20T14:41:00Z">
        <w:r w:rsidR="005A3975" w:rsidDel="00B1308C">
          <w:rPr>
            <w:rFonts w:asciiTheme="majorHAnsi" w:eastAsiaTheme="minorEastAsia" w:hAnsiTheme="majorHAnsi" w:cstheme="majorHAnsi"/>
            <w:color w:val="000000"/>
            <w:sz w:val="18"/>
            <w:szCs w:val="16"/>
          </w:rPr>
          <w:delText>you</w:delText>
        </w:r>
        <w:r w:rsidR="00D4136C" w:rsidDel="00B1308C">
          <w:rPr>
            <w:rFonts w:asciiTheme="majorHAnsi" w:eastAsiaTheme="minorEastAsia" w:hAnsiTheme="majorHAnsi" w:cstheme="majorHAnsi"/>
            <w:color w:val="000000"/>
            <w:sz w:val="18"/>
            <w:szCs w:val="16"/>
          </w:rPr>
          <w:delText xml:space="preserve"> would</w:delText>
        </w:r>
      </w:del>
      <w:ins w:id="125" w:author="Paul Marshall" w:date="2018-09-20T14:41:00Z">
        <w:r w:rsidR="00B1308C">
          <w:rPr>
            <w:rFonts w:asciiTheme="majorHAnsi" w:eastAsiaTheme="minorEastAsia" w:hAnsiTheme="majorHAnsi" w:cstheme="majorHAnsi"/>
            <w:color w:val="000000"/>
            <w:sz w:val="18"/>
            <w:szCs w:val="16"/>
          </w:rPr>
          <w:t>a</w:t>
        </w:r>
      </w:ins>
      <w:r w:rsidR="00D4136C">
        <w:rPr>
          <w:rFonts w:asciiTheme="majorHAnsi" w:eastAsiaTheme="minorEastAsia" w:hAnsiTheme="majorHAnsi" w:cstheme="majorHAnsi"/>
          <w:color w:val="000000"/>
          <w:sz w:val="18"/>
          <w:szCs w:val="16"/>
        </w:rPr>
        <w:t xml:space="preserve"> moc</w:t>
      </w:r>
      <w:r w:rsidR="00FC0DFA">
        <w:rPr>
          <w:rFonts w:asciiTheme="majorHAnsi" w:eastAsiaTheme="minorEastAsia" w:hAnsiTheme="majorHAnsi" w:cstheme="majorHAnsi"/>
          <w:color w:val="000000"/>
          <w:sz w:val="18"/>
          <w:szCs w:val="16"/>
        </w:rPr>
        <w:t xml:space="preserve">k </w:t>
      </w:r>
      <w:del w:id="126" w:author="Paul Marshall" w:date="2018-09-20T14:41:00Z">
        <w:r w:rsidR="005A3975" w:rsidDel="00B1308C">
          <w:rPr>
            <w:rFonts w:asciiTheme="majorHAnsi" w:eastAsiaTheme="minorEastAsia" w:hAnsiTheme="majorHAnsi" w:cstheme="majorHAnsi"/>
            <w:color w:val="000000"/>
            <w:sz w:val="18"/>
            <w:szCs w:val="16"/>
          </w:rPr>
          <w:delText>the r</w:delText>
        </w:r>
      </w:del>
      <w:proofErr w:type="spellStart"/>
      <w:r w:rsidR="005A3975">
        <w:rPr>
          <w:rFonts w:asciiTheme="majorHAnsi" w:eastAsiaTheme="minorEastAsia" w:hAnsiTheme="majorHAnsi" w:cstheme="majorHAnsi"/>
          <w:color w:val="000000"/>
          <w:sz w:val="18"/>
          <w:szCs w:val="16"/>
        </w:rPr>
        <w:t>equest</w:t>
      </w:r>
      <w:proofErr w:type="spellEnd"/>
      <w:r w:rsidR="005A3975">
        <w:rPr>
          <w:rFonts w:asciiTheme="majorHAnsi" w:eastAsiaTheme="minorEastAsia" w:hAnsiTheme="majorHAnsi" w:cstheme="majorHAnsi"/>
          <w:color w:val="000000"/>
          <w:sz w:val="18"/>
          <w:szCs w:val="16"/>
        </w:rPr>
        <w:t xml:space="preserve"> and response using a mock </w:t>
      </w:r>
      <w:r w:rsidR="00FC0DFA">
        <w:rPr>
          <w:rFonts w:asciiTheme="majorHAnsi" w:eastAsiaTheme="minorEastAsia" w:hAnsiTheme="majorHAnsi" w:cstheme="majorHAnsi"/>
          <w:color w:val="000000"/>
          <w:sz w:val="18"/>
          <w:szCs w:val="16"/>
        </w:rPr>
        <w:t>unit test framework</w:t>
      </w:r>
      <w:ins w:id="127" w:author="Paul Marshall" w:date="2018-09-20T14:42:00Z">
        <w:r w:rsidR="00B1308C">
          <w:rPr>
            <w:rFonts w:asciiTheme="majorHAnsi" w:eastAsiaTheme="minorEastAsia" w:hAnsiTheme="majorHAnsi" w:cstheme="majorHAnsi"/>
            <w:color w:val="000000"/>
            <w:sz w:val="18"/>
            <w:szCs w:val="16"/>
          </w:rPr>
          <w:t>,</w:t>
        </w:r>
      </w:ins>
      <w:r w:rsidR="00FC0DFA">
        <w:rPr>
          <w:rFonts w:asciiTheme="majorHAnsi" w:eastAsiaTheme="minorEastAsia" w:hAnsiTheme="majorHAnsi" w:cstheme="majorHAnsi"/>
          <w:color w:val="000000"/>
          <w:sz w:val="18"/>
          <w:szCs w:val="16"/>
        </w:rPr>
        <w:t xml:space="preserve"> such as Mockito or </w:t>
      </w:r>
      <w:r w:rsidR="003E005F">
        <w:rPr>
          <w:rFonts w:asciiTheme="majorHAnsi" w:eastAsiaTheme="minorEastAsia" w:hAnsiTheme="majorHAnsi" w:cstheme="majorHAnsi"/>
          <w:color w:val="000000"/>
          <w:sz w:val="18"/>
          <w:szCs w:val="16"/>
        </w:rPr>
        <w:t>similar</w:t>
      </w:r>
      <w:ins w:id="128" w:author="Paul Marshall" w:date="2018-09-20T14:42:00Z">
        <w:r w:rsidR="00B1308C">
          <w:rPr>
            <w:rFonts w:asciiTheme="majorHAnsi" w:eastAsiaTheme="minorEastAsia" w:hAnsiTheme="majorHAnsi" w:cstheme="majorHAnsi"/>
            <w:color w:val="000000"/>
            <w:sz w:val="18"/>
            <w:szCs w:val="16"/>
          </w:rPr>
          <w:t>, would be performed</w:t>
        </w:r>
      </w:ins>
      <w:r w:rsidR="005A3975">
        <w:rPr>
          <w:rFonts w:asciiTheme="majorHAnsi" w:eastAsiaTheme="minorEastAsia" w:hAnsiTheme="majorHAnsi" w:cstheme="majorHAnsi"/>
          <w:color w:val="000000"/>
          <w:sz w:val="18"/>
          <w:szCs w:val="16"/>
        </w:rPr>
        <w:t>.</w:t>
      </w:r>
    </w:p>
    <w:p w14:paraId="04DFB549" w14:textId="7D6E03CD"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ins w:id="129" w:author="Paul Marshall" w:date="2018-09-20T14:42:00Z">
        <w:r w:rsidR="00B1308C">
          <w:rPr>
            <w:rFonts w:asciiTheme="majorHAnsi" w:eastAsiaTheme="minorEastAsia" w:hAnsiTheme="majorHAnsi" w:cstheme="majorHAnsi"/>
            <w:color w:val="000000"/>
            <w:sz w:val="18"/>
            <w:szCs w:val="16"/>
          </w:rPr>
          <w:t xml:space="preserve">to </w:t>
        </w:r>
      </w:ins>
      <w:r>
        <w:rPr>
          <w:rFonts w:asciiTheme="majorHAnsi" w:eastAsiaTheme="minorEastAsia" w:hAnsiTheme="majorHAnsi" w:cstheme="majorHAnsi"/>
          <w:color w:val="000000"/>
          <w:sz w:val="18"/>
          <w:szCs w:val="16"/>
        </w:rPr>
        <w:t xml:space="preserve">simulate the behavior of the actual API operation using live operations, but rather to test </w:t>
      </w:r>
      <w:r w:rsidR="00AF4AB8">
        <w:rPr>
          <w:rFonts w:asciiTheme="majorHAnsi" w:eastAsiaTheme="minorEastAsia" w:hAnsiTheme="majorHAnsi" w:cstheme="majorHAnsi"/>
          <w:color w:val="000000"/>
          <w:sz w:val="18"/>
          <w:szCs w:val="16"/>
        </w:rPr>
        <w:t xml:space="preserve">the source code that </w:t>
      </w:r>
      <w:del w:id="130" w:author="Paul Marshall" w:date="2018-09-20T14:42:00Z">
        <w:r w:rsidR="00AF4AB8" w:rsidDel="00B1308C">
          <w:rPr>
            <w:rFonts w:asciiTheme="majorHAnsi" w:eastAsiaTheme="minorEastAsia" w:hAnsiTheme="majorHAnsi" w:cstheme="majorHAnsi"/>
            <w:color w:val="000000"/>
            <w:sz w:val="18"/>
            <w:szCs w:val="16"/>
          </w:rPr>
          <w:delText>you have written</w:delText>
        </w:r>
      </w:del>
      <w:ins w:id="131" w:author="Paul Marshall" w:date="2018-09-20T14:42:00Z">
        <w:r w:rsidR="00B1308C">
          <w:rPr>
            <w:rFonts w:asciiTheme="majorHAnsi" w:eastAsiaTheme="minorEastAsia" w:hAnsiTheme="majorHAnsi" w:cstheme="majorHAnsi"/>
            <w:color w:val="000000"/>
            <w:sz w:val="18"/>
            <w:szCs w:val="16"/>
          </w:rPr>
          <w:t>has been developed</w:t>
        </w:r>
      </w:ins>
      <w:del w:id="132" w:author="Paul Marshall" w:date="2018-09-20T14:42:00Z">
        <w:r w:rsidR="00AF4AB8" w:rsidDel="00B1308C">
          <w:rPr>
            <w:rFonts w:asciiTheme="majorHAnsi" w:eastAsiaTheme="minorEastAsia" w:hAnsiTheme="majorHAnsi" w:cstheme="majorHAnsi"/>
            <w:color w:val="000000"/>
            <w:sz w:val="18"/>
            <w:szCs w:val="16"/>
          </w:rPr>
          <w:delText xml:space="preserve"> as a developer</w:delText>
        </w:r>
      </w:del>
      <w:r w:rsidR="00AF4AB8">
        <w:rPr>
          <w:rFonts w:asciiTheme="majorHAnsi" w:eastAsiaTheme="minorEastAsia" w:hAnsiTheme="majorHAnsi" w:cstheme="majorHAnsi"/>
          <w:color w:val="000000"/>
          <w:sz w:val="18"/>
          <w:szCs w:val="16"/>
        </w:rPr>
        <w:t xml:space="preserve"> to perform any of the API operations.  Therefore, </w:t>
      </w:r>
      <w:del w:id="133" w:author="Paul Marshall" w:date="2018-09-20T14:43:00Z">
        <w:r w:rsidR="00AF4AB8" w:rsidDel="00B1308C">
          <w:rPr>
            <w:rFonts w:asciiTheme="majorHAnsi" w:eastAsiaTheme="minorEastAsia" w:hAnsiTheme="majorHAnsi" w:cstheme="majorHAnsi"/>
            <w:color w:val="000000"/>
            <w:sz w:val="18"/>
            <w:szCs w:val="16"/>
          </w:rPr>
          <w:delText xml:space="preserve">you don’t need to </w:delText>
        </w:r>
      </w:del>
      <w:ins w:id="134" w:author="Paul Marshall" w:date="2018-09-20T14:43:00Z">
        <w:r w:rsidR="00B1308C">
          <w:rPr>
            <w:rFonts w:asciiTheme="majorHAnsi" w:eastAsiaTheme="minorEastAsia" w:hAnsiTheme="majorHAnsi" w:cstheme="majorHAnsi"/>
            <w:color w:val="000000"/>
            <w:sz w:val="18"/>
            <w:szCs w:val="16"/>
          </w:rPr>
          <w:t xml:space="preserve">it’s not necessary to </w:t>
        </w:r>
      </w:ins>
      <w:del w:id="135" w:author="Paul Marshall" w:date="2018-09-20T14:43:00Z">
        <w:r w:rsidR="00AF4AB8" w:rsidDel="00B1308C">
          <w:rPr>
            <w:rFonts w:asciiTheme="majorHAnsi" w:eastAsiaTheme="minorEastAsia" w:hAnsiTheme="majorHAnsi" w:cstheme="majorHAnsi"/>
            <w:color w:val="000000"/>
            <w:sz w:val="18"/>
            <w:szCs w:val="16"/>
          </w:rPr>
          <w:delText xml:space="preserve">actually </w:delText>
        </w:r>
      </w:del>
      <w:r w:rsidR="00AF4AB8">
        <w:rPr>
          <w:rFonts w:asciiTheme="majorHAnsi" w:eastAsiaTheme="minorEastAsia" w:hAnsiTheme="majorHAnsi" w:cstheme="majorHAnsi"/>
          <w:color w:val="000000"/>
          <w:sz w:val="18"/>
          <w:szCs w:val="16"/>
        </w:rPr>
        <w:t xml:space="preserve">make an HTTP POST call in </w:t>
      </w:r>
      <w:del w:id="136" w:author="Paul Marshall" w:date="2018-09-20T14:43:00Z">
        <w:r w:rsidR="00AF4AB8" w:rsidDel="00B1308C">
          <w:rPr>
            <w:rFonts w:asciiTheme="majorHAnsi" w:eastAsiaTheme="minorEastAsia" w:hAnsiTheme="majorHAnsi" w:cstheme="majorHAnsi"/>
            <w:color w:val="000000"/>
            <w:sz w:val="18"/>
            <w:szCs w:val="16"/>
          </w:rPr>
          <w:delText xml:space="preserve">your </w:delText>
        </w:r>
      </w:del>
      <w:ins w:id="137" w:author="Paul Marshall" w:date="2018-09-20T14:43:00Z">
        <w:r w:rsidR="00B1308C">
          <w:rPr>
            <w:rFonts w:asciiTheme="majorHAnsi" w:eastAsiaTheme="minorEastAsia" w:hAnsiTheme="majorHAnsi" w:cstheme="majorHAnsi"/>
            <w:color w:val="000000"/>
            <w:sz w:val="18"/>
            <w:szCs w:val="16"/>
          </w:rPr>
          <w:t>the</w:t>
        </w:r>
        <w:r w:rsidR="00B1308C">
          <w:rPr>
            <w:rFonts w:asciiTheme="majorHAnsi" w:eastAsiaTheme="minorEastAsia" w:hAnsiTheme="majorHAnsi" w:cstheme="majorHAnsi"/>
            <w:color w:val="000000"/>
            <w:sz w:val="18"/>
            <w:szCs w:val="16"/>
          </w:rPr>
          <w:t xml:space="preserve"> </w:t>
        </w:r>
      </w:ins>
      <w:r w:rsidR="00AF4AB8">
        <w:rPr>
          <w:rFonts w:asciiTheme="majorHAnsi" w:eastAsiaTheme="minorEastAsia" w:hAnsiTheme="majorHAnsi" w:cstheme="majorHAnsi"/>
          <w:color w:val="000000"/>
          <w:sz w:val="18"/>
          <w:szCs w:val="16"/>
        </w:rPr>
        <w:t xml:space="preserve">unit test class, but rather mock the HTTP request and response from the backend service, since </w:t>
      </w:r>
      <w:del w:id="138" w:author="Paul Marshall" w:date="2018-09-20T14:43:00Z">
        <w:r w:rsidR="00AF4AB8" w:rsidDel="00B1308C">
          <w:rPr>
            <w:rFonts w:asciiTheme="majorHAnsi" w:eastAsiaTheme="minorEastAsia" w:hAnsiTheme="majorHAnsi" w:cstheme="majorHAnsi"/>
            <w:color w:val="000000"/>
            <w:sz w:val="18"/>
            <w:szCs w:val="16"/>
          </w:rPr>
          <w:delText xml:space="preserve">you are </w:delText>
        </w:r>
      </w:del>
      <w:ins w:id="139" w:author="Paul Marshall" w:date="2018-09-20T14:43:00Z">
        <w:r w:rsidR="00B1308C">
          <w:rPr>
            <w:rFonts w:asciiTheme="majorHAnsi" w:eastAsiaTheme="minorEastAsia" w:hAnsiTheme="majorHAnsi" w:cstheme="majorHAnsi"/>
            <w:color w:val="000000"/>
            <w:sz w:val="18"/>
            <w:szCs w:val="16"/>
          </w:rPr>
          <w:t xml:space="preserve">the point is </w:t>
        </w:r>
      </w:ins>
      <w:r w:rsidR="00AF4AB8">
        <w:rPr>
          <w:rFonts w:asciiTheme="majorHAnsi" w:eastAsiaTheme="minorEastAsia" w:hAnsiTheme="majorHAnsi" w:cstheme="majorHAnsi"/>
          <w:color w:val="000000"/>
          <w:sz w:val="18"/>
          <w:szCs w:val="16"/>
        </w:rPr>
        <w:t xml:space="preserve">not </w:t>
      </w:r>
      <w:del w:id="140" w:author="Paul Marshall" w:date="2018-09-20T14:43:00Z">
        <w:r w:rsidR="00AF4AB8" w:rsidDel="00B1308C">
          <w:rPr>
            <w:rFonts w:asciiTheme="majorHAnsi" w:eastAsiaTheme="minorEastAsia" w:hAnsiTheme="majorHAnsi" w:cstheme="majorHAnsi"/>
            <w:color w:val="000000"/>
            <w:sz w:val="18"/>
            <w:szCs w:val="16"/>
          </w:rPr>
          <w:delText xml:space="preserve">actually </w:delText>
        </w:r>
      </w:del>
      <w:ins w:id="141" w:author="Paul Marshall" w:date="2018-09-20T14:43:00Z">
        <w:r w:rsidR="00B1308C">
          <w:rPr>
            <w:rFonts w:asciiTheme="majorHAnsi" w:eastAsiaTheme="minorEastAsia" w:hAnsiTheme="majorHAnsi" w:cstheme="majorHAnsi"/>
            <w:color w:val="000000"/>
            <w:sz w:val="18"/>
            <w:szCs w:val="16"/>
          </w:rPr>
          <w:t>to</w:t>
        </w:r>
        <w:r w:rsidR="00B1308C">
          <w:rPr>
            <w:rFonts w:asciiTheme="majorHAnsi" w:eastAsiaTheme="minorEastAsia" w:hAnsiTheme="majorHAnsi" w:cstheme="majorHAnsi"/>
            <w:color w:val="000000"/>
            <w:sz w:val="18"/>
            <w:szCs w:val="16"/>
          </w:rPr>
          <w:t xml:space="preserve"> </w:t>
        </w:r>
      </w:ins>
      <w:r w:rsidR="00AF4AB8">
        <w:rPr>
          <w:rFonts w:asciiTheme="majorHAnsi" w:eastAsiaTheme="minorEastAsia" w:hAnsiTheme="majorHAnsi" w:cstheme="majorHAnsi"/>
          <w:color w:val="000000"/>
          <w:sz w:val="18"/>
          <w:szCs w:val="16"/>
        </w:rPr>
        <w:t>unit test</w:t>
      </w:r>
      <w:del w:id="142" w:author="Paul Marshall" w:date="2018-09-20T14:43:00Z">
        <w:r w:rsidR="00AF4AB8" w:rsidDel="00B1308C">
          <w:rPr>
            <w:rFonts w:asciiTheme="majorHAnsi" w:eastAsiaTheme="minorEastAsia" w:hAnsiTheme="majorHAnsi" w:cstheme="majorHAnsi"/>
            <w:color w:val="000000"/>
            <w:sz w:val="18"/>
            <w:szCs w:val="16"/>
          </w:rPr>
          <w:delText>ing</w:delText>
        </w:r>
      </w:del>
      <w:r w:rsidR="00AF4AB8">
        <w:rPr>
          <w:rFonts w:asciiTheme="majorHAnsi" w:eastAsiaTheme="minorEastAsia" w:hAnsiTheme="majorHAnsi" w:cstheme="majorHAnsi"/>
          <w:color w:val="000000"/>
          <w:sz w:val="18"/>
          <w:szCs w:val="16"/>
        </w:rPr>
        <w:t xml:space="preserve"> the backend source code, but rather </w:t>
      </w:r>
      <w:del w:id="143" w:author="Paul Marshall" w:date="2018-09-20T14:44:00Z">
        <w:r w:rsidR="00AF4AB8" w:rsidDel="00B1308C">
          <w:rPr>
            <w:rFonts w:asciiTheme="majorHAnsi" w:eastAsiaTheme="minorEastAsia" w:hAnsiTheme="majorHAnsi" w:cstheme="majorHAnsi"/>
            <w:color w:val="000000"/>
            <w:sz w:val="18"/>
            <w:szCs w:val="16"/>
          </w:rPr>
          <w:delText>you are</w:delText>
        </w:r>
      </w:del>
      <w:ins w:id="144" w:author="Paul Marshall" w:date="2018-09-20T14:44:00Z">
        <w:r w:rsidR="00B1308C">
          <w:rPr>
            <w:rFonts w:asciiTheme="majorHAnsi" w:eastAsiaTheme="minorEastAsia" w:hAnsiTheme="majorHAnsi" w:cstheme="majorHAnsi"/>
            <w:color w:val="000000"/>
            <w:sz w:val="18"/>
            <w:szCs w:val="16"/>
          </w:rPr>
          <w:t>to</w:t>
        </w:r>
      </w:ins>
      <w:r w:rsidR="00AF4AB8">
        <w:rPr>
          <w:rFonts w:asciiTheme="majorHAnsi" w:eastAsiaTheme="minorEastAsia" w:hAnsiTheme="majorHAnsi" w:cstheme="majorHAnsi"/>
          <w:color w:val="000000"/>
          <w:sz w:val="18"/>
          <w:szCs w:val="16"/>
        </w:rPr>
        <w:t xml:space="preserve"> unit testing </w:t>
      </w:r>
      <w:del w:id="145" w:author="Paul Marshall" w:date="2018-09-20T14:44:00Z">
        <w:r w:rsidR="00AF4AB8" w:rsidDel="00B1308C">
          <w:rPr>
            <w:rFonts w:asciiTheme="majorHAnsi" w:eastAsiaTheme="minorEastAsia" w:hAnsiTheme="majorHAnsi" w:cstheme="majorHAnsi"/>
            <w:color w:val="000000"/>
            <w:sz w:val="18"/>
            <w:szCs w:val="16"/>
          </w:rPr>
          <w:delText xml:space="preserve">your </w:delText>
        </w:r>
      </w:del>
      <w:ins w:id="146" w:author="Paul Marshall" w:date="2018-09-20T14:44:00Z">
        <w:r w:rsidR="00B1308C">
          <w:rPr>
            <w:rFonts w:asciiTheme="majorHAnsi" w:eastAsiaTheme="minorEastAsia" w:hAnsiTheme="majorHAnsi" w:cstheme="majorHAnsi"/>
            <w:color w:val="000000"/>
            <w:sz w:val="18"/>
            <w:szCs w:val="16"/>
          </w:rPr>
          <w:t>the</w:t>
        </w:r>
        <w:r w:rsidR="00B1308C">
          <w:rPr>
            <w:rFonts w:asciiTheme="majorHAnsi" w:eastAsiaTheme="minorEastAsia" w:hAnsiTheme="majorHAnsi" w:cstheme="majorHAnsi"/>
            <w:color w:val="000000"/>
            <w:sz w:val="18"/>
            <w:szCs w:val="16"/>
          </w:rPr>
          <w:t xml:space="preserve"> </w:t>
        </w:r>
      </w:ins>
      <w:r w:rsidR="00AF4AB8">
        <w:rPr>
          <w:rFonts w:asciiTheme="majorHAnsi" w:eastAsiaTheme="minorEastAsia" w:hAnsiTheme="majorHAnsi" w:cstheme="majorHAnsi"/>
          <w:color w:val="000000"/>
          <w:sz w:val="18"/>
          <w:szCs w:val="16"/>
        </w:rPr>
        <w:t>API source code.</w:t>
      </w:r>
    </w:p>
    <w:p w14:paraId="398A3AEF" w14:textId="5D23968C"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w:t>
      </w:r>
      <w:del w:id="147" w:author="Paul Marshall" w:date="2018-09-20T15:05:00Z">
        <w:r w:rsidDel="002E0696">
          <w:rPr>
            <w:rFonts w:asciiTheme="majorHAnsi" w:eastAsiaTheme="minorEastAsia" w:hAnsiTheme="majorHAnsi" w:cstheme="majorHAnsi"/>
            <w:color w:val="000000"/>
            <w:sz w:val="18"/>
            <w:szCs w:val="16"/>
          </w:rPr>
          <w:delText xml:space="preserve">more </w:delText>
        </w:r>
      </w:del>
      <w:r>
        <w:rPr>
          <w:rFonts w:asciiTheme="majorHAnsi" w:eastAsiaTheme="minorEastAsia" w:hAnsiTheme="majorHAnsi" w:cstheme="majorHAnsi"/>
          <w:color w:val="000000"/>
          <w:sz w:val="18"/>
          <w:szCs w:val="16"/>
        </w:rPr>
        <w:t xml:space="preserve">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and service orchestration and business rules.  Those components and operations are frequently subject to change due to updated requirements, and hence require extra regression testing via your unit and functional test harnesses.</w:t>
      </w:r>
    </w:p>
    <w:p w14:paraId="5D749A51" w14:textId="0BA046E8" w:rsidR="00827FB3" w:rsidRDefault="003D1CBE">
      <w:pPr>
        <w:rPr>
          <w:rFonts w:asciiTheme="majorHAnsi" w:eastAsiaTheme="minorEastAsia" w:hAnsiTheme="majorHAnsi" w:cstheme="majorHAnsi"/>
          <w:color w:val="000000"/>
          <w:sz w:val="18"/>
          <w:szCs w:val="16"/>
        </w:rPr>
      </w:pPr>
      <w:ins w:id="148" w:author="Paul Marshall" w:date="2018-09-20T15:05:00Z">
        <w:r>
          <w:rPr>
            <w:rFonts w:asciiTheme="majorHAnsi" w:eastAsiaTheme="minorEastAsia" w:hAnsiTheme="majorHAnsi" w:cstheme="majorHAnsi"/>
            <w:color w:val="000000"/>
            <w:sz w:val="18"/>
            <w:szCs w:val="16"/>
          </w:rPr>
          <w:t xml:space="preserve">Again, </w:t>
        </w:r>
      </w:ins>
      <w:del w:id="149" w:author="Paul Marshall" w:date="2018-09-20T15:05:00Z">
        <w:r w:rsidR="00116C14" w:rsidDel="003D1CBE">
          <w:rPr>
            <w:rFonts w:asciiTheme="majorHAnsi" w:eastAsiaTheme="minorEastAsia" w:hAnsiTheme="majorHAnsi" w:cstheme="majorHAnsi"/>
            <w:color w:val="000000"/>
            <w:sz w:val="18"/>
            <w:szCs w:val="16"/>
          </w:rPr>
          <w:delText>T</w:delText>
        </w:r>
      </w:del>
      <w:ins w:id="150" w:author="Paul Marshall" w:date="2018-09-20T15:05:00Z">
        <w:r>
          <w:rPr>
            <w:rFonts w:asciiTheme="majorHAnsi" w:eastAsiaTheme="minorEastAsia" w:hAnsiTheme="majorHAnsi" w:cstheme="majorHAnsi"/>
            <w:color w:val="000000"/>
            <w:sz w:val="18"/>
            <w:szCs w:val="16"/>
          </w:rPr>
          <w:t>t</w:t>
        </w:r>
      </w:ins>
      <w:r w:rsidR="00116C14">
        <w:rPr>
          <w:rFonts w:asciiTheme="majorHAnsi" w:eastAsiaTheme="minorEastAsia" w:hAnsiTheme="majorHAnsi" w:cstheme="majorHAnsi"/>
          <w:color w:val="000000"/>
          <w:sz w:val="18"/>
          <w:szCs w:val="16"/>
        </w:rPr>
        <w:t>he target goal</w:t>
      </w:r>
      <w:del w:id="151" w:author="Paul Marshall" w:date="2018-09-20T15:05:00Z">
        <w:r w:rsidR="00116C14" w:rsidDel="003D1CBE">
          <w:rPr>
            <w:rFonts w:asciiTheme="majorHAnsi" w:eastAsiaTheme="minorEastAsia" w:hAnsiTheme="majorHAnsi" w:cstheme="majorHAnsi"/>
            <w:color w:val="000000"/>
            <w:sz w:val="18"/>
            <w:szCs w:val="16"/>
          </w:rPr>
          <w:delText xml:space="preserve">, however, </w:delText>
        </w:r>
      </w:del>
      <w:ins w:id="152" w:author="Paul Marshall" w:date="2018-09-20T15:06:00Z">
        <w:r>
          <w:rPr>
            <w:rFonts w:asciiTheme="majorHAnsi" w:eastAsiaTheme="minorEastAsia" w:hAnsiTheme="majorHAnsi" w:cstheme="majorHAnsi"/>
            <w:color w:val="000000"/>
            <w:sz w:val="18"/>
            <w:szCs w:val="16"/>
          </w:rPr>
          <w:t xml:space="preserve"> </w:t>
        </w:r>
      </w:ins>
      <w:r w:rsidR="00116C14">
        <w:rPr>
          <w:rFonts w:asciiTheme="majorHAnsi" w:eastAsiaTheme="minorEastAsia" w:hAnsiTheme="majorHAnsi" w:cstheme="majorHAnsi"/>
          <w:color w:val="000000"/>
          <w:sz w:val="18"/>
          <w:szCs w:val="16"/>
        </w:rPr>
        <w:t xml:space="preserve">should be unit test coverage of most of </w:t>
      </w:r>
      <w:del w:id="153" w:author="Paul Marshall" w:date="2018-09-20T15:06:00Z">
        <w:r w:rsidR="00116C14" w:rsidDel="003D1CBE">
          <w:rPr>
            <w:rFonts w:asciiTheme="majorHAnsi" w:eastAsiaTheme="minorEastAsia" w:hAnsiTheme="majorHAnsi" w:cstheme="majorHAnsi"/>
            <w:color w:val="000000"/>
            <w:sz w:val="18"/>
            <w:szCs w:val="16"/>
          </w:rPr>
          <w:delText xml:space="preserve">your </w:delText>
        </w:r>
      </w:del>
      <w:ins w:id="154" w:author="Paul Marshall" w:date="2018-09-20T15:06:00Z">
        <w:r>
          <w:rPr>
            <w:rFonts w:asciiTheme="majorHAnsi" w:eastAsiaTheme="minorEastAsia" w:hAnsiTheme="majorHAnsi" w:cstheme="majorHAnsi"/>
            <w:color w:val="000000"/>
            <w:sz w:val="18"/>
            <w:szCs w:val="16"/>
          </w:rPr>
          <w:t>the</w:t>
        </w:r>
        <w:r>
          <w:rPr>
            <w:rFonts w:asciiTheme="majorHAnsi" w:eastAsiaTheme="minorEastAsia" w:hAnsiTheme="majorHAnsi" w:cstheme="majorHAnsi"/>
            <w:color w:val="000000"/>
            <w:sz w:val="18"/>
            <w:szCs w:val="16"/>
          </w:rPr>
          <w:t xml:space="preserve"> </w:t>
        </w:r>
      </w:ins>
      <w:r w:rsidR="00116C14">
        <w:rPr>
          <w:rFonts w:asciiTheme="majorHAnsi" w:eastAsiaTheme="minorEastAsia" w:hAnsiTheme="majorHAnsi" w:cstheme="majorHAnsi"/>
          <w:color w:val="000000"/>
          <w:sz w:val="18"/>
          <w:szCs w:val="16"/>
        </w:rPr>
        <w:t xml:space="preserve">source code.  Recommended test coverage percentage should be close to 95% of all source code. </w:t>
      </w:r>
    </w:p>
    <w:p w14:paraId="2984C711" w14:textId="51807372" w:rsidR="00101EFB" w:rsidRDefault="00101EFB"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872" cy="3151550"/>
                    </a:xfrm>
                    <a:prstGeom prst="rect">
                      <a:avLst/>
                    </a:prstGeom>
                  </pic:spPr>
                </pic:pic>
              </a:graphicData>
            </a:graphic>
          </wp:inline>
        </w:drawing>
      </w:r>
    </w:p>
    <w:p w14:paraId="69742957" w14:textId="1F4DEA34" w:rsidR="00101EFB" w:rsidRDefault="00101EFB" w:rsidP="00D25616">
      <w:pPr>
        <w:rPr>
          <w:rFonts w:asciiTheme="majorHAnsi" w:eastAsiaTheme="minorEastAsia" w:hAnsiTheme="majorHAnsi" w:cstheme="majorHAnsi"/>
          <w:color w:val="000000"/>
          <w:sz w:val="18"/>
          <w:szCs w:val="16"/>
        </w:rPr>
      </w:pPr>
    </w:p>
    <w:p w14:paraId="0B1EA130" w14:textId="58DEF539" w:rsidR="00A4531A" w:rsidRDefault="00A4531A"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In Eclipse, a similar test coverage report can be generated by using a built-in “Coverage View”:</w:t>
      </w:r>
    </w:p>
    <w:p w14:paraId="7B02C44F" w14:textId="6A9EE9F7" w:rsidR="00A4531A" w:rsidRDefault="00A4531A" w:rsidP="00A4531A">
      <w:pPr>
        <w:ind w:left="720"/>
        <w:jc w:val="center"/>
        <w:rPr>
          <w:rFonts w:asciiTheme="majorHAnsi" w:eastAsiaTheme="minorEastAsia" w:hAnsiTheme="majorHAnsi" w:cstheme="majorHAnsi"/>
          <w:color w:val="000000"/>
          <w:sz w:val="18"/>
          <w:szCs w:val="16"/>
        </w:rPr>
      </w:pPr>
      <w:r>
        <w:rPr>
          <w:noProof/>
        </w:rPr>
        <w:lastRenderedPageBreak/>
        <w:drawing>
          <wp:inline distT="0" distB="0" distL="0" distR="0" wp14:anchorId="22958D29" wp14:editId="0BE940D3">
            <wp:extent cx="5943600" cy="2201354"/>
            <wp:effectExtent l="0" t="0" r="0" b="8890"/>
            <wp:docPr id="3" name="Picture 3" descr="Image result for eclipse test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clipse test cover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01354"/>
                    </a:xfrm>
                    <a:prstGeom prst="rect">
                      <a:avLst/>
                    </a:prstGeom>
                    <a:noFill/>
                    <a:ln>
                      <a:noFill/>
                    </a:ln>
                  </pic:spPr>
                </pic:pic>
              </a:graphicData>
            </a:graphic>
          </wp:inline>
        </w:drawing>
      </w:r>
    </w:p>
    <w:p w14:paraId="480D6949" w14:textId="37692B73"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w:t>
      </w:r>
      <w:del w:id="155" w:author="Paul Marshall" w:date="2018-09-20T15:06:00Z">
        <w:r w:rsidDel="003D1CBE">
          <w:rPr>
            <w:rFonts w:asciiTheme="majorHAnsi" w:eastAsiaTheme="minorEastAsia" w:hAnsiTheme="majorHAnsi" w:cstheme="majorHAnsi"/>
            <w:color w:val="000000"/>
            <w:sz w:val="18"/>
            <w:szCs w:val="16"/>
          </w:rPr>
          <w:delText xml:space="preserve">plugged </w:delText>
        </w:r>
      </w:del>
      <w:ins w:id="156" w:author="Paul Marshall" w:date="2018-09-20T15:06:00Z">
        <w:r w:rsidR="003D1CBE">
          <w:rPr>
            <w:rFonts w:asciiTheme="majorHAnsi" w:eastAsiaTheme="minorEastAsia" w:hAnsiTheme="majorHAnsi" w:cstheme="majorHAnsi"/>
            <w:color w:val="000000"/>
            <w:sz w:val="18"/>
            <w:szCs w:val="16"/>
          </w:rPr>
          <w:t>integrated</w:t>
        </w:r>
        <w:r w:rsidR="003D1CBE">
          <w:rPr>
            <w:rFonts w:asciiTheme="majorHAnsi" w:eastAsiaTheme="minorEastAsia" w:hAnsiTheme="majorHAnsi" w:cstheme="majorHAnsi"/>
            <w:color w:val="000000"/>
            <w:sz w:val="18"/>
            <w:szCs w:val="16"/>
          </w:rPr>
          <w:t xml:space="preserve"> </w:t>
        </w:r>
      </w:ins>
      <w:r>
        <w:rPr>
          <w:rFonts w:asciiTheme="majorHAnsi" w:eastAsiaTheme="minorEastAsia" w:hAnsiTheme="majorHAnsi" w:cstheme="majorHAnsi"/>
          <w:color w:val="000000"/>
          <w:sz w:val="18"/>
          <w:szCs w:val="16"/>
        </w:rPr>
        <w:t xml:space="preserve">into </w:t>
      </w:r>
      <w:ins w:id="157" w:author="Paul Marshall" w:date="2018-09-20T15:06:00Z">
        <w:r w:rsidR="003D1CBE">
          <w:rPr>
            <w:rFonts w:asciiTheme="majorHAnsi" w:eastAsiaTheme="minorEastAsia" w:hAnsiTheme="majorHAnsi" w:cstheme="majorHAnsi"/>
            <w:color w:val="000000"/>
            <w:sz w:val="18"/>
            <w:szCs w:val="16"/>
          </w:rPr>
          <w:t xml:space="preserve">an </w:t>
        </w:r>
      </w:ins>
      <w:r>
        <w:rPr>
          <w:rFonts w:asciiTheme="majorHAnsi" w:eastAsiaTheme="minorEastAsia" w:hAnsiTheme="majorHAnsi" w:cstheme="majorHAnsi"/>
          <w:color w:val="000000"/>
          <w:sz w:val="18"/>
          <w:szCs w:val="16"/>
        </w:rPr>
        <w:t xml:space="preserve">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w:t>
      </w:r>
      <w:ins w:id="158" w:author="Paul Marshall" w:date="2018-09-20T15:11:00Z">
        <w:r w:rsidR="008E526F">
          <w:rPr>
            <w:rFonts w:asciiTheme="majorHAnsi" w:eastAsiaTheme="minorEastAsia" w:hAnsiTheme="majorHAnsi" w:cstheme="majorHAnsi"/>
            <w:color w:val="000000"/>
            <w:sz w:val="18"/>
            <w:szCs w:val="16"/>
          </w:rPr>
          <w:t xml:space="preserve">To emphasize, </w:t>
        </w:r>
      </w:ins>
      <w:del w:id="159" w:author="Paul Marshall" w:date="2018-09-20T15:11:00Z">
        <w:r w:rsidR="007602E4" w:rsidDel="008E526F">
          <w:rPr>
            <w:rFonts w:asciiTheme="majorHAnsi" w:eastAsiaTheme="minorEastAsia" w:hAnsiTheme="majorHAnsi" w:cstheme="majorHAnsi"/>
            <w:color w:val="000000"/>
            <w:sz w:val="18"/>
            <w:szCs w:val="16"/>
          </w:rPr>
          <w:delText xml:space="preserve">Therefore, </w:delText>
        </w:r>
      </w:del>
      <w:ins w:id="160" w:author="Paul Marshall" w:date="2018-09-20T15:11:00Z">
        <w:r w:rsidR="008E526F">
          <w:rPr>
            <w:rFonts w:asciiTheme="majorHAnsi" w:eastAsiaTheme="minorEastAsia" w:hAnsiTheme="majorHAnsi" w:cstheme="majorHAnsi"/>
            <w:color w:val="000000"/>
            <w:sz w:val="18"/>
            <w:szCs w:val="16"/>
          </w:rPr>
          <w:t xml:space="preserve"> </w:t>
        </w:r>
      </w:ins>
      <w:r w:rsidR="007602E4">
        <w:rPr>
          <w:rFonts w:asciiTheme="majorHAnsi" w:eastAsiaTheme="minorEastAsia" w:hAnsiTheme="majorHAnsi" w:cstheme="majorHAnsi"/>
          <w:color w:val="000000"/>
          <w:sz w:val="18"/>
          <w:szCs w:val="16"/>
        </w:rPr>
        <w:t xml:space="preserve">it is critical to develop </w:t>
      </w:r>
      <w:del w:id="161" w:author="Paul Marshall" w:date="2018-09-20T15:10:00Z">
        <w:r w:rsidR="007602E4" w:rsidDel="008E526F">
          <w:rPr>
            <w:rFonts w:asciiTheme="majorHAnsi" w:eastAsiaTheme="minorEastAsia" w:hAnsiTheme="majorHAnsi" w:cstheme="majorHAnsi"/>
            <w:color w:val="000000"/>
            <w:sz w:val="18"/>
            <w:szCs w:val="16"/>
          </w:rPr>
          <w:delText xml:space="preserve">your </w:delText>
        </w:r>
      </w:del>
      <w:r w:rsidR="007602E4">
        <w:rPr>
          <w:rFonts w:asciiTheme="majorHAnsi" w:eastAsiaTheme="minorEastAsia" w:hAnsiTheme="majorHAnsi" w:cstheme="majorHAnsi"/>
          <w:color w:val="000000"/>
          <w:sz w:val="18"/>
          <w:szCs w:val="16"/>
        </w:rPr>
        <w:t xml:space="preserve">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A screenshot below shows example Jenkins pipeline </w:t>
      </w:r>
      <w:bookmarkStart w:id="162" w:name="_GoBack"/>
      <w:bookmarkEnd w:id="162"/>
      <w:r>
        <w:rPr>
          <w:rFonts w:asciiTheme="majorHAnsi" w:eastAsiaTheme="minorEastAsia" w:hAnsiTheme="majorHAnsi" w:cstheme="majorHAnsi"/>
          <w:color w:val="000000"/>
          <w:sz w:val="18"/>
          <w:szCs w:val="16"/>
        </w:rPr>
        <w:t>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0508" cy="2577638"/>
                    </a:xfrm>
                    <a:prstGeom prst="rect">
                      <a:avLst/>
                    </a:prstGeom>
                  </pic:spPr>
                </pic:pic>
              </a:graphicData>
            </a:graphic>
          </wp:inline>
        </w:drawing>
      </w:r>
    </w:p>
    <w:p w14:paraId="269BB3B7" w14:textId="01FC142A" w:rsidR="009B24D3" w:rsidRDefault="009B24D3" w:rsidP="001E71A2">
      <w:bookmarkStart w:id="163" w:name="_Toc517560714"/>
    </w:p>
    <w:p w14:paraId="7D9D5D42" w14:textId="0CF8F676" w:rsidR="001E71A2" w:rsidRP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 developer needs to be aware whether their API is fully covered by the unit tests that they have developed.  Recommended solution is to develop a series of unit tests and run the test coverage report, to determine which class, component, or function requires more unit tests to be added to fully cover that piece of code.  With Java, if using Eclipse or JetBrains, code coverage reports are built into the IDE.  With NodeJS, a developer can leverage code coverage Node modules such as </w:t>
      </w:r>
      <w:r w:rsidR="000054DA">
        <w:rPr>
          <w:rFonts w:asciiTheme="majorHAnsi" w:hAnsiTheme="majorHAnsi" w:cstheme="majorHAnsi"/>
          <w:color w:val="000000"/>
          <w:sz w:val="18"/>
          <w:szCs w:val="16"/>
        </w:rPr>
        <w:t>“</w:t>
      </w:r>
      <w:proofErr w:type="spellStart"/>
      <w:r w:rsidR="000054DA" w:rsidRPr="000054DA">
        <w:rPr>
          <w:rFonts w:ascii="Courier New" w:hAnsi="Courier New" w:cs="Courier New"/>
          <w:color w:val="000000"/>
          <w:sz w:val="18"/>
          <w:szCs w:val="16"/>
        </w:rPr>
        <w:t>istanbul</w:t>
      </w:r>
      <w:proofErr w:type="spellEnd"/>
      <w:r w:rsidR="000054DA">
        <w:rPr>
          <w:rFonts w:asciiTheme="majorHAnsi" w:hAnsiTheme="majorHAnsi" w:cstheme="majorHAnsi"/>
          <w:color w:val="000000"/>
          <w:sz w:val="18"/>
          <w:szCs w:val="16"/>
        </w:rPr>
        <w:t>”.</w:t>
      </w:r>
    </w:p>
    <w:p w14:paraId="46484698" w14:textId="4D5311A1" w:rsidR="001E71A2" w:rsidRDefault="001E71A2">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Defect Types</w:t>
      </w:r>
    </w:p>
    <w:p w14:paraId="064220D8" w14:textId="519147CD" w:rsidR="001E71A2" w:rsidRDefault="001E71A2">
      <w:pPr>
        <w:rPr>
          <w:rFonts w:asciiTheme="majorHAnsi" w:hAnsiTheme="majorHAnsi" w:cstheme="majorHAnsi"/>
          <w:color w:val="000000"/>
          <w:sz w:val="18"/>
          <w:szCs w:val="16"/>
        </w:rPr>
      </w:pPr>
      <w:r w:rsidRPr="001E71A2">
        <w:rPr>
          <w:rFonts w:asciiTheme="majorHAnsi" w:hAnsiTheme="majorHAnsi" w:cstheme="majorHAnsi"/>
          <w:color w:val="000000"/>
          <w:sz w:val="18"/>
          <w:szCs w:val="16"/>
        </w:rPr>
        <w:t>There</w:t>
      </w:r>
      <w:r>
        <w:rPr>
          <w:rFonts w:asciiTheme="majorHAnsi" w:hAnsiTheme="majorHAnsi" w:cstheme="majorHAnsi"/>
          <w:color w:val="000000"/>
          <w:sz w:val="18"/>
          <w:szCs w:val="16"/>
        </w:rPr>
        <w:t xml:space="preserve"> are various types of defects that can and should be identified during unit test executions.  Unit tests should be detecting bugs within the logical routines, data type discrepancies, formatting issues (e.g., with dates and numbers), and incorrect results returned from functions and routines.  Unit test assertions defined inside unit tests should trigger alerts and failures when a code bug or defect is detected.  For example, an assertion to expect a date returned in a specific format such as MM/DD/YY should be present in a unit test to detect whether a date returned back from a function call or database comes back in incorrect format.</w:t>
      </w:r>
    </w:p>
    <w:p w14:paraId="38A705A1" w14:textId="234880A8" w:rsidR="001E71A2" w:rsidRDefault="001E71A2" w:rsidP="001E71A2">
      <w:pPr>
        <w:pStyle w:val="Heading2"/>
      </w:pPr>
      <w:r>
        <w:lastRenderedPageBreak/>
        <w:t>Unit Test Execution Summary</w:t>
      </w:r>
    </w:p>
    <w:p w14:paraId="2F7C695A" w14:textId="6C698979" w:rsidR="001E71A2" w:rsidRDefault="001E71A2" w:rsidP="001E71A2">
      <w:pPr>
        <w:rPr>
          <w:rFonts w:asciiTheme="majorHAnsi" w:hAnsiTheme="majorHAnsi" w:cstheme="majorHAnsi"/>
          <w:color w:val="000000"/>
          <w:sz w:val="18"/>
          <w:szCs w:val="16"/>
        </w:rPr>
      </w:pPr>
      <w:r>
        <w:rPr>
          <w:rFonts w:asciiTheme="majorHAnsi" w:hAnsiTheme="majorHAnsi" w:cstheme="majorHAnsi"/>
          <w:color w:val="000000"/>
          <w:sz w:val="18"/>
          <w:szCs w:val="16"/>
        </w:rPr>
        <w:t>When a series of unit tests are executed in Eclipse, WebStorm or via command line (or in Jenkins), the test result summary should always show each unit test, whether that test passed or failed, and the assertion that failed if a given unit test failed.  An example unit test execution summary is provided below.  As a general practice, a CI/CD pipeline responsible for executing unit tests should also show such test execution summary in the management console of the CI stage.</w:t>
      </w:r>
    </w:p>
    <w:p w14:paraId="4D7C67CD" w14:textId="4A7D5666" w:rsidR="001E71A2" w:rsidRDefault="001E71A2">
      <w:pPr>
        <w:rPr>
          <w:rFonts w:asciiTheme="majorHAnsi" w:hAnsiTheme="majorHAnsi" w:cstheme="majorHAnsi"/>
          <w:color w:val="000000"/>
          <w:sz w:val="18"/>
          <w:szCs w:val="16"/>
        </w:rPr>
      </w:pPr>
      <w:r>
        <w:rPr>
          <w:noProof/>
        </w:rPr>
        <w:drawing>
          <wp:inline distT="0" distB="0" distL="0" distR="0" wp14:anchorId="55A099B1" wp14:editId="4EE52F01">
            <wp:extent cx="5943600" cy="3438471"/>
            <wp:effectExtent l="0" t="0" r="0" b="0"/>
            <wp:docPr id="9" name="Picture 9" descr="Image result for jenkins unit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nkins unit test summa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8471"/>
                    </a:xfrm>
                    <a:prstGeom prst="rect">
                      <a:avLst/>
                    </a:prstGeom>
                    <a:noFill/>
                    <a:ln>
                      <a:noFill/>
                    </a:ln>
                  </pic:spPr>
                </pic:pic>
              </a:graphicData>
            </a:graphic>
          </wp:inline>
        </w:drawing>
      </w:r>
    </w:p>
    <w:p w14:paraId="53898542" w14:textId="31699DE2" w:rsidR="000054DA" w:rsidRDefault="000054DA" w:rsidP="000054DA">
      <w:pPr>
        <w:pStyle w:val="Heading2"/>
      </w:pPr>
      <w:r>
        <w:t>Requirements Traceability</w:t>
      </w:r>
    </w:p>
    <w:p w14:paraId="76ADC569" w14:textId="49AEBDB8" w:rsidR="000054DA" w:rsidRDefault="000054DA" w:rsidP="000054DA">
      <w:pPr>
        <w:rPr>
          <w:rFonts w:asciiTheme="majorHAnsi" w:hAnsiTheme="majorHAnsi" w:cstheme="majorHAnsi"/>
          <w:sz w:val="18"/>
          <w:szCs w:val="16"/>
        </w:rPr>
      </w:pPr>
      <w:r>
        <w:rPr>
          <w:rFonts w:asciiTheme="majorHAnsi" w:hAnsiTheme="majorHAnsi" w:cstheme="majorHAnsi"/>
          <w:sz w:val="18"/>
          <w:szCs w:val="16"/>
        </w:rPr>
        <w:t>Each API developer is responsible for ensuring that their code is covered by the unit tests by running the unit test coverage reports.  Another important aspect of developing unit tests and functional tests is to make sure that all test cases and steps are traced back to the original requirements.  For example, if an API is developed to support a retrieval of customer profile information from the database, the test plan should show a series of test cases and corresponding test steps to retrieve the profile by unique customer id or search the profile by a set of attributes.  Then, a functional test suite built in SoapUI, Postman, Cucumber or similar functional test platform should match the test steps which are part of the test cases which, in turn, can be traced back to the business requirements.</w:t>
      </w:r>
    </w:p>
    <w:p w14:paraId="5B086723" w14:textId="69CE4A24" w:rsidR="001E71A2" w:rsidRDefault="000054DA" w:rsidP="000054DA">
      <w:pPr>
        <w:rPr>
          <w:rFonts w:asciiTheme="majorHAnsi" w:hAnsiTheme="majorHAnsi" w:cstheme="majorHAnsi"/>
          <w:sz w:val="18"/>
          <w:szCs w:val="16"/>
        </w:rPr>
      </w:pPr>
      <w:r>
        <w:rPr>
          <w:rFonts w:asciiTheme="majorHAnsi" w:hAnsiTheme="majorHAnsi" w:cstheme="majorHAnsi"/>
          <w:sz w:val="18"/>
          <w:szCs w:val="16"/>
        </w:rPr>
        <w:t>To ensure the requirements traceability, a spreadsheet is typically created that shows the requirements, corresponding test cases and steps.</w:t>
      </w:r>
    </w:p>
    <w:p w14:paraId="42E30847" w14:textId="77777777" w:rsidR="000054DA" w:rsidRPr="000054DA" w:rsidRDefault="000054DA" w:rsidP="000054DA">
      <w:pPr>
        <w:rPr>
          <w:rFonts w:asciiTheme="majorHAnsi" w:hAnsiTheme="majorHAnsi" w:cstheme="majorHAnsi"/>
          <w:sz w:val="18"/>
          <w:szCs w:val="16"/>
        </w:rPr>
      </w:pPr>
    </w:p>
    <w:p w14:paraId="7AD28F28" w14:textId="0B51C53D" w:rsidR="009B24D3" w:rsidRDefault="009B24D3" w:rsidP="009B24D3">
      <w:pPr>
        <w:pStyle w:val="Heading2"/>
      </w:pPr>
      <w:r>
        <w:t xml:space="preserve">MuleSoft </w:t>
      </w:r>
      <w:proofErr w:type="spellStart"/>
      <w:r>
        <w:t>MUnit</w:t>
      </w:r>
      <w:bookmarkEnd w:id="163"/>
      <w:proofErr w:type="spellEnd"/>
    </w:p>
    <w:p w14:paraId="7DC407F3" w14:textId="7B867003"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your Mule applications and APIs, conduct unit and functional tests 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r w:rsidR="000C1C88">
        <w:rPr>
          <w:rFonts w:asciiTheme="majorHAnsi" w:hAnsiTheme="majorHAnsi" w:cstheme="majorHAnsi"/>
          <w:sz w:val="18"/>
          <w:szCs w:val="16"/>
        </w:rPr>
        <w:t xml:space="preserve">As a developer, you would create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your local environment, or in your 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w:t>
      </w:r>
      <w:proofErr w:type="spellStart"/>
      <w:r w:rsidR="00225935">
        <w:rPr>
          <w:rFonts w:asciiTheme="majorHAnsi" w:hAnsiTheme="majorHAnsi" w:cstheme="majorHAnsi"/>
          <w:sz w:val="18"/>
          <w:szCs w:val="16"/>
        </w:rPr>
        <w:t>etc</w:t>
      </w:r>
      <w:proofErr w:type="spellEnd"/>
      <w:r w:rsidR="00225935">
        <w:rPr>
          <w:rFonts w:asciiTheme="majorHAnsi" w:hAnsiTheme="majorHAnsi" w:cstheme="majorHAnsi"/>
          <w:sz w:val="18"/>
          <w:szCs w:val="16"/>
        </w:rPr>
        <w:t xml:space="preserve">,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50FAB7A7"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lastRenderedPageBreak/>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as 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you 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r>
        <w:rPr>
          <w:noProof/>
        </w:rPr>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891" cy="2389926"/>
                    </a:xfrm>
                    <a:prstGeom prst="rect">
                      <a:avLst/>
                    </a:prstGeom>
                  </pic:spPr>
                </pic:pic>
              </a:graphicData>
            </a:graphic>
          </wp:inline>
        </w:drawing>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8D1F6BB" w14:textId="45812DC0" w:rsidR="002B11E7" w:rsidRDefault="00CA353D" w:rsidP="00B70751">
      <w:pPr>
        <w:pStyle w:val="Default"/>
        <w:spacing w:after="240"/>
        <w:rPr>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Anypoint Studio, you would had to manually download and install the </w:t>
      </w:r>
      <w:proofErr w:type="spellStart"/>
      <w:r w:rsidR="0090419E">
        <w:rPr>
          <w:rFonts w:asciiTheme="majorHAnsi" w:hAnsiTheme="majorHAnsi" w:cstheme="majorHAnsi"/>
          <w:sz w:val="18"/>
          <w:szCs w:val="16"/>
        </w:rPr>
        <w:t>MUnit</w:t>
      </w:r>
      <w:proofErr w:type="spellEnd"/>
      <w:r w:rsidR="0090419E">
        <w:rPr>
          <w:rFonts w:asciiTheme="majorHAnsi" w:hAnsiTheme="majorHAnsi" w:cstheme="majorHAnsi"/>
          <w:sz w:val="18"/>
          <w:szCs w:val="16"/>
        </w:rPr>
        <w:t xml:space="preserve"> </w:t>
      </w:r>
      <w:r w:rsidR="00B70751">
        <w:rPr>
          <w:rFonts w:asciiTheme="majorHAnsi" w:hAnsiTheme="majorHAnsi" w:cstheme="majorHAnsi"/>
          <w:sz w:val="18"/>
          <w:szCs w:val="16"/>
        </w:rPr>
        <w:t xml:space="preserve">Tools </w:t>
      </w:r>
      <w:r w:rsidR="0090419E">
        <w:rPr>
          <w:rFonts w:asciiTheme="majorHAnsi" w:hAnsiTheme="majorHAnsi" w:cstheme="majorHAnsi"/>
          <w:sz w:val="18"/>
          <w:szCs w:val="16"/>
        </w:rPr>
        <w:t>for Mule plugin</w:t>
      </w:r>
      <w:r w:rsidR="00B70751">
        <w:rPr>
          <w:rFonts w:asciiTheme="majorHAnsi" w:hAnsiTheme="majorHAnsi" w:cstheme="majorHAnsi"/>
          <w:sz w:val="18"/>
          <w:szCs w:val="16"/>
        </w:rPr>
        <w:t>:</w:t>
      </w:r>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However, with the new </w:t>
      </w:r>
      <w:proofErr w:type="spellStart"/>
      <w:r>
        <w:rPr>
          <w:rFonts w:asciiTheme="majorHAnsi" w:hAnsiTheme="majorHAnsi" w:cstheme="majorHAnsi"/>
          <w:sz w:val="18"/>
          <w:szCs w:val="16"/>
        </w:rPr>
        <w:t>Anypoint</w:t>
      </w:r>
      <w:proofErr w:type="spellEnd"/>
      <w:r>
        <w:rPr>
          <w:rFonts w:asciiTheme="majorHAnsi" w:hAnsiTheme="majorHAnsi" w:cstheme="majorHAnsi"/>
          <w:sz w:val="18"/>
          <w:szCs w:val="16"/>
        </w:rPr>
        <w:t xml:space="preserve">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lastRenderedPageBreak/>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735332C5"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you would add custom logic and assertions 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22A56EAD" w:rsidR="00355BCC" w:rsidRDefault="00355BCC" w:rsidP="008607A0">
      <w:pPr>
        <w:pStyle w:val="Default"/>
        <w:rPr>
          <w:rFonts w:asciiTheme="majorHAnsi" w:hAnsiTheme="majorHAnsi" w:cstheme="majorHAnsi"/>
          <w:sz w:val="18"/>
          <w:szCs w:val="16"/>
        </w:rPr>
      </w:pPr>
      <w:r>
        <w:rPr>
          <w:rFonts w:asciiTheme="majorHAnsi" w:hAnsiTheme="majorHAnsi" w:cstheme="majorHAnsi"/>
          <w:sz w:val="18"/>
          <w:szCs w:val="16"/>
        </w:rPr>
        <w:t xml:space="preserve">You can then run and debug your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directly inside Anypoint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18078A79" w:rsidR="009B24D3" w:rsidRDefault="009B24D3" w:rsidP="009B24D3">
      <w:pPr>
        <w:pStyle w:val="Heading3"/>
      </w:pPr>
      <w:bookmarkStart w:id="164" w:name="_Toc517560715"/>
      <w:r>
        <w:t>Mocking Features</w:t>
      </w:r>
      <w:bookmarkEnd w:id="164"/>
    </w:p>
    <w:p w14:paraId="05C3EB99" w14:textId="03916E7E"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Remember that as a developer, your 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your backend platform, but to test your own Mule flows and sub-flows.  Therefore, when your Mule flow is making an HTTP Request or a JDBC call to the database, you would want to mock the response from that HTTP service or database, instead of making the actual call.  </w:t>
      </w:r>
    </w:p>
    <w:p w14:paraId="7D487D02" w14:textId="278FBF2F" w:rsidR="00186ECE" w:rsidRDefault="00186ECE" w:rsidP="00186ECE">
      <w:pPr>
        <w:pStyle w:val="Default"/>
        <w:rPr>
          <w:rFonts w:asciiTheme="majorHAnsi" w:hAnsiTheme="majorHAnsi" w:cstheme="majorHAnsi"/>
          <w:sz w:val="18"/>
          <w:szCs w:val="16"/>
        </w:rPr>
      </w:pPr>
    </w:p>
    <w:p w14:paraId="357A039B" w14:textId="4AF31111"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you would </w:t>
      </w:r>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you to define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behavior you define. </w:t>
      </w:r>
      <w:r w:rsidR="005746B9">
        <w:rPr>
          <w:rFonts w:asciiTheme="majorHAnsi" w:hAnsiTheme="majorHAnsi" w:cstheme="majorHAnsi"/>
          <w:sz w:val="18"/>
          <w:szCs w:val="16"/>
        </w:rPr>
        <w:t xml:space="preserve"> </w:t>
      </w:r>
      <w:proofErr w:type="gramStart"/>
      <w:r w:rsidR="005746B9">
        <w:rPr>
          <w:rFonts w:asciiTheme="majorHAnsi" w:hAnsiTheme="majorHAnsi" w:cstheme="majorHAnsi"/>
          <w:sz w:val="18"/>
          <w:szCs w:val="16"/>
        </w:rPr>
        <w:t>Therefore</w:t>
      </w:r>
      <w:proofErr w:type="gramEnd"/>
      <w:r w:rsidR="004A5A90" w:rsidRPr="004A5A90">
        <w:rPr>
          <w:rFonts w:asciiTheme="majorHAnsi" w:hAnsiTheme="majorHAnsi" w:cstheme="majorHAnsi"/>
          <w:sz w:val="18"/>
          <w:szCs w:val="16"/>
        </w:rPr>
        <w:t xml:space="preserve"> you can modify how a specific message processor responds when it is called with a particular set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r w:rsidR="00ED3279">
        <w:rPr>
          <w:rFonts w:asciiTheme="majorHAnsi" w:hAnsiTheme="majorHAnsi" w:cstheme="majorHAnsi"/>
          <w:sz w:val="18"/>
          <w:szCs w:val="16"/>
        </w:rPr>
        <w:t xml:space="preserve">You would use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766D84EA"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you to define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r>
        <w:rPr>
          <w:rStyle w:val="tag"/>
          <w:rFonts w:ascii="Consolas" w:hAnsi="Consolas"/>
          <w:color w:val="008080"/>
        </w:rPr>
        <w:t>mock:with-attributes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r>
        <w:rPr>
          <w:rStyle w:val="tag"/>
          <w:rFonts w:ascii="Consolas" w:hAnsi="Consolas"/>
          <w:color w:val="008080"/>
        </w:rPr>
        <w:t>mock:when</w:t>
      </w:r>
      <w:proofErr w:type="spell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6B46AD92" w:rsidR="00CA353D" w:rsidRDefault="008F33FA" w:rsidP="00A22D60">
      <w:pPr>
        <w:pStyle w:val="Default"/>
        <w:rPr>
          <w:rFonts w:asciiTheme="majorHAnsi" w:hAnsiTheme="majorHAnsi" w:cstheme="majorHAnsi"/>
          <w:sz w:val="18"/>
          <w:szCs w:val="16"/>
        </w:rPr>
      </w:pPr>
      <w:r w:rsidRPr="008F33FA">
        <w:rPr>
          <w:rFonts w:asciiTheme="majorHAnsi" w:hAnsiTheme="majorHAnsi" w:cstheme="majorHAnsi"/>
          <w:sz w:val="18"/>
          <w:szCs w:val="16"/>
        </w:rPr>
        <w:t>You can define as many attributes as you deem necessary to make the mock as representative as possible. When defining an attribute, you 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t>–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A90BFB">
      <w:pPr>
        <w:pStyle w:val="Heading2"/>
      </w:pPr>
      <w:bookmarkStart w:id="165" w:name="_Toc517560716"/>
      <w:r>
        <w:t>Integration with Continuous Integration (CI) / Continuous Deployment</w:t>
      </w:r>
      <w:bookmarkEnd w:id="165"/>
      <w:r>
        <w:t xml:space="preserve"> (CD)</w:t>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lastRenderedPageBreak/>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0F70985"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 xml:space="preserve">Test script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7C7280F7"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xml:space="preserve">, which is triggered after the code is pulled automatically from a source code repository (e.g., Git or GitHub or SVN) onto a build server and compiled.  </w:t>
      </w:r>
    </w:p>
    <w:p w14:paraId="74A611FF" w14:textId="44FE915F" w:rsidR="00A4531A" w:rsidRDefault="00A4531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It is important to note that to properly integrate a CI platform such as Jenkins, TeamCity, or Bamboo with the unit test automated execution, there needs to be significant configuration work performed on the CI platform side to leverage the Maven plugin.  Maven is the best practice framework used within Mule projects to automate project builds.  A Maven pom.xml file is created by each API developer owning their Mule project.  Inside that pom.xml file, there are instructions on what dependencies to include during the project build, as well as whether unit test coverage is required on build and deploy of the code.  One instruction in pom.xml can define the percentage threshold required for the code coverage before the project can be successfully built.  Jenkins or a similar CI/CD platform can then use a built-in Maven plugin to execute the pom.xml on a given target project as part of its automated build and deploy stages.</w:t>
      </w:r>
    </w:p>
    <w:p w14:paraId="3BA8BCCD" w14:textId="0D32C0FA"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After the source code is pulled and compiled on the CI build server, the next stage in the CI pipeline is to execute the unit tests that you have 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 xml:space="preserve">Regression and Release stages are executed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p>
    <w:sectPr w:rsidR="00DE1BA0" w:rsidRPr="00397746">
      <w:headerReference w:type="even"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925132" w14:textId="77777777" w:rsidR="000A35EB" w:rsidRDefault="000A35EB" w:rsidP="00CB61B5">
      <w:pPr>
        <w:spacing w:after="0" w:line="240" w:lineRule="auto"/>
      </w:pPr>
      <w:r>
        <w:separator/>
      </w:r>
    </w:p>
  </w:endnote>
  <w:endnote w:type="continuationSeparator" w:id="0">
    <w:p w14:paraId="0AA1AA51" w14:textId="77777777" w:rsidR="000A35EB" w:rsidRDefault="000A35EB"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9008E" w14:textId="77777777" w:rsidR="000A35EB" w:rsidRDefault="000A35EB" w:rsidP="00CB61B5">
      <w:pPr>
        <w:spacing w:after="0" w:line="240" w:lineRule="auto"/>
      </w:pPr>
      <w:r>
        <w:separator/>
      </w:r>
    </w:p>
  </w:footnote>
  <w:footnote w:type="continuationSeparator" w:id="0">
    <w:p w14:paraId="42E30A59" w14:textId="77777777" w:rsidR="000A35EB" w:rsidRDefault="000A35EB"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54DA"/>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45C9"/>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A35EB"/>
    <w:rsid w:val="000B2103"/>
    <w:rsid w:val="000B3A64"/>
    <w:rsid w:val="000B5613"/>
    <w:rsid w:val="000C1C88"/>
    <w:rsid w:val="000C4A27"/>
    <w:rsid w:val="000C4F1E"/>
    <w:rsid w:val="000C79A5"/>
    <w:rsid w:val="000D1AE3"/>
    <w:rsid w:val="000D3CFB"/>
    <w:rsid w:val="000D4A9A"/>
    <w:rsid w:val="000E0527"/>
    <w:rsid w:val="000E476A"/>
    <w:rsid w:val="000F0905"/>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382B"/>
    <w:rsid w:val="00175149"/>
    <w:rsid w:val="0017588A"/>
    <w:rsid w:val="00181AF9"/>
    <w:rsid w:val="00186ECE"/>
    <w:rsid w:val="0019143E"/>
    <w:rsid w:val="00194E23"/>
    <w:rsid w:val="001951CF"/>
    <w:rsid w:val="001A03E3"/>
    <w:rsid w:val="001A5C30"/>
    <w:rsid w:val="001A79C6"/>
    <w:rsid w:val="001B4059"/>
    <w:rsid w:val="001B57A2"/>
    <w:rsid w:val="001B61BB"/>
    <w:rsid w:val="001B660B"/>
    <w:rsid w:val="001C3151"/>
    <w:rsid w:val="001C384C"/>
    <w:rsid w:val="001C64C7"/>
    <w:rsid w:val="001D4010"/>
    <w:rsid w:val="001E6E85"/>
    <w:rsid w:val="001E71A2"/>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C3B7C"/>
    <w:rsid w:val="002D7494"/>
    <w:rsid w:val="002D7854"/>
    <w:rsid w:val="002E0696"/>
    <w:rsid w:val="002E1A02"/>
    <w:rsid w:val="002E2496"/>
    <w:rsid w:val="002E36E0"/>
    <w:rsid w:val="002E799E"/>
    <w:rsid w:val="003068E4"/>
    <w:rsid w:val="00310E86"/>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4D63"/>
    <w:rsid w:val="00397746"/>
    <w:rsid w:val="003A3A6A"/>
    <w:rsid w:val="003A66D9"/>
    <w:rsid w:val="003B264E"/>
    <w:rsid w:val="003B7DD8"/>
    <w:rsid w:val="003C1F4E"/>
    <w:rsid w:val="003C4EE2"/>
    <w:rsid w:val="003C556F"/>
    <w:rsid w:val="003C79F7"/>
    <w:rsid w:val="003C7A0C"/>
    <w:rsid w:val="003D1CBE"/>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14322"/>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935"/>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D1863"/>
    <w:rsid w:val="005D365E"/>
    <w:rsid w:val="005D5F81"/>
    <w:rsid w:val="005D75CE"/>
    <w:rsid w:val="005F1766"/>
    <w:rsid w:val="005F19B3"/>
    <w:rsid w:val="005F1CAC"/>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033"/>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5700"/>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27FB3"/>
    <w:rsid w:val="008339F9"/>
    <w:rsid w:val="00834E96"/>
    <w:rsid w:val="00843A14"/>
    <w:rsid w:val="008476B4"/>
    <w:rsid w:val="0085147E"/>
    <w:rsid w:val="00854C55"/>
    <w:rsid w:val="008607A0"/>
    <w:rsid w:val="00864172"/>
    <w:rsid w:val="0087054E"/>
    <w:rsid w:val="00871A2C"/>
    <w:rsid w:val="00881209"/>
    <w:rsid w:val="00881A7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26F"/>
    <w:rsid w:val="008E5C93"/>
    <w:rsid w:val="008F215F"/>
    <w:rsid w:val="008F33FA"/>
    <w:rsid w:val="00900004"/>
    <w:rsid w:val="0090110D"/>
    <w:rsid w:val="0090419E"/>
    <w:rsid w:val="009152E1"/>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A2390"/>
    <w:rsid w:val="009B1430"/>
    <w:rsid w:val="009B24D3"/>
    <w:rsid w:val="009B292D"/>
    <w:rsid w:val="009C0A57"/>
    <w:rsid w:val="009C0CEA"/>
    <w:rsid w:val="009D10B6"/>
    <w:rsid w:val="009D3A02"/>
    <w:rsid w:val="009D633D"/>
    <w:rsid w:val="009E54C2"/>
    <w:rsid w:val="009E5DF3"/>
    <w:rsid w:val="009E6991"/>
    <w:rsid w:val="009E788C"/>
    <w:rsid w:val="009F01C4"/>
    <w:rsid w:val="009F095E"/>
    <w:rsid w:val="009F5AB4"/>
    <w:rsid w:val="009F7639"/>
    <w:rsid w:val="00A078C7"/>
    <w:rsid w:val="00A14DD6"/>
    <w:rsid w:val="00A16781"/>
    <w:rsid w:val="00A17C81"/>
    <w:rsid w:val="00A22D60"/>
    <w:rsid w:val="00A23FB2"/>
    <w:rsid w:val="00A25B12"/>
    <w:rsid w:val="00A260BA"/>
    <w:rsid w:val="00A26EA1"/>
    <w:rsid w:val="00A446F7"/>
    <w:rsid w:val="00A4531A"/>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0BFB"/>
    <w:rsid w:val="00A9299A"/>
    <w:rsid w:val="00A92D52"/>
    <w:rsid w:val="00A94E09"/>
    <w:rsid w:val="00AA26C4"/>
    <w:rsid w:val="00AA2FF9"/>
    <w:rsid w:val="00AA3DF9"/>
    <w:rsid w:val="00AA60F8"/>
    <w:rsid w:val="00AB0958"/>
    <w:rsid w:val="00AB3C74"/>
    <w:rsid w:val="00AB5F69"/>
    <w:rsid w:val="00AC49DD"/>
    <w:rsid w:val="00AC6CAA"/>
    <w:rsid w:val="00AC6E66"/>
    <w:rsid w:val="00AC7001"/>
    <w:rsid w:val="00AD4073"/>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308C"/>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55F6A"/>
    <w:rsid w:val="00D602A6"/>
    <w:rsid w:val="00D612C6"/>
    <w:rsid w:val="00D62430"/>
    <w:rsid w:val="00D63A2D"/>
    <w:rsid w:val="00D646E4"/>
    <w:rsid w:val="00D672BA"/>
    <w:rsid w:val="00D70892"/>
    <w:rsid w:val="00D7488C"/>
    <w:rsid w:val="00D76A4F"/>
    <w:rsid w:val="00D77893"/>
    <w:rsid w:val="00D8157E"/>
    <w:rsid w:val="00D840FF"/>
    <w:rsid w:val="00D864C8"/>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1E84"/>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47BB"/>
    <w:rsid w:val="00EC5647"/>
    <w:rsid w:val="00ED3279"/>
    <w:rsid w:val="00ED5E66"/>
    <w:rsid w:val="00ED6D58"/>
    <w:rsid w:val="00ED76D6"/>
    <w:rsid w:val="00EE50C5"/>
    <w:rsid w:val="00EF29B6"/>
    <w:rsid w:val="00EF4A38"/>
    <w:rsid w:val="00EF6193"/>
    <w:rsid w:val="00EF71A6"/>
    <w:rsid w:val="00F016F7"/>
    <w:rsid w:val="00F051ED"/>
    <w:rsid w:val="00F10279"/>
    <w:rsid w:val="00F10C84"/>
    <w:rsid w:val="00F1379A"/>
    <w:rsid w:val="00F13F6D"/>
    <w:rsid w:val="00F14FDA"/>
    <w:rsid w:val="00F21AC4"/>
    <w:rsid w:val="00F3134E"/>
    <w:rsid w:val="00F360F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xf.apache.org/docs/wsdl-to-java.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9D010-3C61-4348-8E05-3ECCAB4A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8</Pages>
  <Words>2871</Words>
  <Characters>16369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19</cp:revision>
  <dcterms:created xsi:type="dcterms:W3CDTF">2018-08-15T17:15:00Z</dcterms:created>
  <dcterms:modified xsi:type="dcterms:W3CDTF">2018-09-20T19:11:00Z</dcterms:modified>
</cp:coreProperties>
</file>